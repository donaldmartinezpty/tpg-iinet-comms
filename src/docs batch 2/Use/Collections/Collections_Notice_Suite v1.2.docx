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7DCC" w14:textId="27EE93F9" w:rsidR="00662D6E" w:rsidRDefault="00662D6E" w:rsidP="0066265F">
      <w:pPr>
        <w:pStyle w:val="Heading2"/>
        <w:tabs>
          <w:tab w:val="left" w:pos="6320"/>
        </w:tabs>
        <w:spacing w:before="0" w:after="0"/>
        <w:rPr>
          <w:rFonts w:asciiTheme="minorHAnsi" w:hAnsiTheme="minorHAnsi"/>
          <w:sz w:val="24"/>
          <w:szCs w:val="24"/>
        </w:rPr>
      </w:pPr>
      <w:proofErr w:type="spellStart"/>
      <w:r w:rsidRPr="00167548">
        <w:rPr>
          <w:rFonts w:asciiTheme="minorHAnsi" w:hAnsiTheme="minorHAnsi"/>
          <w:sz w:val="24"/>
          <w:szCs w:val="24"/>
        </w:rPr>
        <w:t>Collections_Notice_Suite</w:t>
      </w:r>
      <w:proofErr w:type="spellEnd"/>
    </w:p>
    <w:p w14:paraId="73DC0101" w14:textId="77777777" w:rsidR="00662D6E" w:rsidRPr="00167548" w:rsidRDefault="00662D6E" w:rsidP="0066265F">
      <w:pPr>
        <w:spacing w:after="0"/>
      </w:pPr>
    </w:p>
    <w:p w14:paraId="5A1F73FB" w14:textId="77777777" w:rsidR="00662D6E" w:rsidRPr="00167548" w:rsidRDefault="00662D6E" w:rsidP="0066265F">
      <w:pPr>
        <w:pStyle w:val="Heading3"/>
        <w:spacing w:before="0" w:after="0"/>
        <w:rPr>
          <w:sz w:val="24"/>
          <w:szCs w:val="24"/>
        </w:rPr>
      </w:pPr>
      <w:r w:rsidRPr="00167548">
        <w:rPr>
          <w:sz w:val="24"/>
          <w:szCs w:val="24"/>
        </w:rPr>
        <w:t>Notes</w:t>
      </w:r>
    </w:p>
    <w:p w14:paraId="03B13E54" w14:textId="77777777" w:rsidR="00662D6E" w:rsidRPr="00167548" w:rsidRDefault="00662D6E" w:rsidP="0066265F">
      <w:pPr>
        <w:spacing w:after="0"/>
        <w:rPr>
          <w:rFonts w:cstheme="minorHAnsi"/>
          <w:b/>
          <w:color w:val="FF0000"/>
        </w:rPr>
      </w:pPr>
    </w:p>
    <w:tbl>
      <w:tblPr>
        <w:tblStyle w:val="TableGrid"/>
        <w:tblW w:w="0" w:type="auto"/>
        <w:tblLook w:val="04A0" w:firstRow="1" w:lastRow="0" w:firstColumn="1" w:lastColumn="0" w:noHBand="0" w:noVBand="1"/>
      </w:tblPr>
      <w:tblGrid>
        <w:gridCol w:w="1980"/>
        <w:gridCol w:w="11907"/>
      </w:tblGrid>
      <w:tr w:rsidR="00662D6E" w:rsidRPr="00167548" w14:paraId="553B6287" w14:textId="77777777" w:rsidTr="00B02607">
        <w:tc>
          <w:tcPr>
            <w:tcW w:w="1980" w:type="dxa"/>
          </w:tcPr>
          <w:p w14:paraId="41B0BD56" w14:textId="64320675" w:rsidR="00662D6E" w:rsidRPr="00167548" w:rsidRDefault="00662D6E" w:rsidP="0066265F">
            <w:pPr>
              <w:rPr>
                <w:rFonts w:cstheme="minorHAnsi"/>
                <w:b/>
              </w:rPr>
            </w:pPr>
            <w:r w:rsidRPr="00167548">
              <w:rPr>
                <w:rFonts w:cstheme="minorHAnsi"/>
                <w:b/>
              </w:rPr>
              <w:t>Suite notes</w:t>
            </w:r>
          </w:p>
        </w:tc>
        <w:tc>
          <w:tcPr>
            <w:tcW w:w="11907" w:type="dxa"/>
          </w:tcPr>
          <w:p w14:paraId="5AFA892C" w14:textId="2C7A5348" w:rsidR="002B39D9" w:rsidRPr="00167548" w:rsidRDefault="002B39D9" w:rsidP="0066265F">
            <w:pPr>
              <w:rPr>
                <w:rFonts w:cstheme="minorHAnsi"/>
                <w:bCs/>
              </w:rPr>
            </w:pPr>
            <w:r w:rsidRPr="00167548">
              <w:rPr>
                <w:rFonts w:cstheme="minorHAnsi"/>
                <w:bCs/>
              </w:rPr>
              <w:t xml:space="preserve">All Collections notices </w:t>
            </w:r>
            <w:r w:rsidR="005C4A0F" w:rsidRPr="00167548">
              <w:rPr>
                <w:rFonts w:cstheme="minorHAnsi"/>
                <w:bCs/>
              </w:rPr>
              <w:t>for the following functions:</w:t>
            </w:r>
          </w:p>
          <w:p w14:paraId="69A6923C" w14:textId="092ACBE2" w:rsidR="00CC1BAA" w:rsidRPr="00167548" w:rsidRDefault="00CC1BAA" w:rsidP="0066265F">
            <w:pPr>
              <w:pStyle w:val="ListParagraph"/>
              <w:numPr>
                <w:ilvl w:val="0"/>
                <w:numId w:val="3"/>
              </w:numPr>
              <w:rPr>
                <w:rFonts w:cstheme="minorHAnsi"/>
                <w:bCs/>
              </w:rPr>
            </w:pPr>
            <w:r w:rsidRPr="00167548">
              <w:rPr>
                <w:rFonts w:cstheme="minorHAnsi"/>
                <w:bCs/>
              </w:rPr>
              <w:t xml:space="preserve">Demand Notice </w:t>
            </w:r>
            <w:r w:rsidR="004E5644">
              <w:rPr>
                <w:rFonts w:cstheme="minorHAnsi"/>
                <w:bCs/>
              </w:rPr>
              <w:t>(covers suspensions, disconnections and any credit default notices</w:t>
            </w:r>
            <w:r w:rsidRPr="00167548">
              <w:rPr>
                <w:rFonts w:cstheme="minorHAnsi"/>
                <w:bCs/>
              </w:rPr>
              <w:t>)</w:t>
            </w:r>
          </w:p>
          <w:p w14:paraId="3445CFC7" w14:textId="77777777" w:rsidR="00CC1BAA" w:rsidRPr="00167548" w:rsidRDefault="00CC1BAA" w:rsidP="0066265F">
            <w:pPr>
              <w:pStyle w:val="ListParagraph"/>
              <w:numPr>
                <w:ilvl w:val="0"/>
                <w:numId w:val="3"/>
              </w:numPr>
              <w:rPr>
                <w:rFonts w:cstheme="minorHAnsi"/>
                <w:bCs/>
              </w:rPr>
            </w:pPr>
            <w:r w:rsidRPr="00167548">
              <w:rPr>
                <w:rFonts w:cstheme="minorHAnsi"/>
                <w:bCs/>
              </w:rPr>
              <w:t>Financial Hardship</w:t>
            </w:r>
          </w:p>
          <w:p w14:paraId="55699519" w14:textId="08452B33" w:rsidR="00CC1BAA" w:rsidRPr="00167548" w:rsidRDefault="00CC1BAA" w:rsidP="0066265F">
            <w:pPr>
              <w:pStyle w:val="ListParagraph"/>
              <w:numPr>
                <w:ilvl w:val="0"/>
                <w:numId w:val="3"/>
              </w:numPr>
              <w:rPr>
                <w:rFonts w:cstheme="minorHAnsi"/>
                <w:bCs/>
              </w:rPr>
            </w:pPr>
            <w:r w:rsidRPr="00167548">
              <w:rPr>
                <w:rFonts w:cstheme="minorHAnsi"/>
                <w:bCs/>
              </w:rPr>
              <w:t>Payment Arrangement</w:t>
            </w:r>
          </w:p>
          <w:p w14:paraId="19EC313D" w14:textId="463DFFE5" w:rsidR="005C4A0F" w:rsidRPr="00167548" w:rsidRDefault="00CC1BAA" w:rsidP="0066265F">
            <w:pPr>
              <w:pStyle w:val="ListParagraph"/>
              <w:numPr>
                <w:ilvl w:val="0"/>
                <w:numId w:val="3"/>
              </w:numPr>
              <w:rPr>
                <w:rFonts w:cstheme="minorHAnsi"/>
                <w:bCs/>
              </w:rPr>
            </w:pPr>
            <w:r w:rsidRPr="00167548">
              <w:rPr>
                <w:rFonts w:cstheme="minorHAnsi"/>
                <w:bCs/>
              </w:rPr>
              <w:t>Overdue reminde</w:t>
            </w:r>
            <w:r w:rsidR="00B02607" w:rsidRPr="00167548">
              <w:rPr>
                <w:rFonts w:cstheme="minorHAnsi"/>
                <w:bCs/>
              </w:rPr>
              <w:t>r</w:t>
            </w:r>
          </w:p>
          <w:p w14:paraId="0F5F717F" w14:textId="77777777" w:rsidR="00662D6E" w:rsidRDefault="002B39D9" w:rsidP="0066265F">
            <w:r w:rsidRPr="00167548">
              <w:rPr>
                <w:rFonts w:cstheme="minorHAnsi"/>
                <w:bCs/>
              </w:rPr>
              <w:br/>
              <w:t xml:space="preserve">See table of notices for </w:t>
            </w:r>
            <w:r w:rsidR="005B5B13" w:rsidRPr="00167548">
              <w:rPr>
                <w:rFonts w:cstheme="minorHAnsi"/>
                <w:bCs/>
              </w:rPr>
              <w:t>send notes, backend template names, and co</w:t>
            </w:r>
            <w:r w:rsidR="00C95259" w:rsidRPr="00167548">
              <w:rPr>
                <w:rFonts w:cstheme="minorHAnsi"/>
                <w:bCs/>
              </w:rPr>
              <w:t>mponent info</w:t>
            </w:r>
            <w:r w:rsidR="005B5B13" w:rsidRPr="00167548">
              <w:rPr>
                <w:rFonts w:cstheme="minorHAnsi"/>
                <w:bCs/>
              </w:rPr>
              <w:t>.</w:t>
            </w:r>
            <w:r w:rsidR="00CC1BAA" w:rsidRPr="00167548">
              <w:rPr>
                <w:rFonts w:cstheme="minorHAnsi"/>
                <w:bCs/>
              </w:rPr>
              <w:br/>
            </w:r>
            <w:r w:rsidR="00662D6E" w:rsidRPr="00167548">
              <w:rPr>
                <w:rFonts w:cstheme="minorHAnsi"/>
                <w:bCs/>
              </w:rPr>
              <w:br/>
            </w:r>
            <w:r w:rsidR="00662D6E" w:rsidRPr="00167548">
              <w:t xml:space="preserve">Emails are sent through the </w:t>
            </w:r>
            <w:r w:rsidR="00560047">
              <w:t>Fujifilm</w:t>
            </w:r>
            <w:r w:rsidR="00293333">
              <w:t xml:space="preserve"> and Experion</w:t>
            </w:r>
            <w:r w:rsidR="00662D6E" w:rsidRPr="00167548">
              <w:t xml:space="preserve"> platform</w:t>
            </w:r>
            <w:r w:rsidR="00293333">
              <w:t>s</w:t>
            </w:r>
            <w:r w:rsidR="00662D6E" w:rsidRPr="00167548">
              <w:t>.</w:t>
            </w:r>
            <w:r w:rsidR="00201C90">
              <w:t xml:space="preserve"> The placement of variables (i.e. customer number and balance info above the heading) is a system limitation.</w:t>
            </w:r>
          </w:p>
          <w:p w14:paraId="664547AC" w14:textId="77777777" w:rsidR="002A2089" w:rsidRDefault="002A2089" w:rsidP="0066265F">
            <w:pPr>
              <w:rPr>
                <w:rFonts w:cstheme="minorHAnsi"/>
              </w:rPr>
            </w:pPr>
          </w:p>
          <w:p w14:paraId="42B3733C" w14:textId="77777777" w:rsidR="002A2089" w:rsidRDefault="002A2089" w:rsidP="0066265F">
            <w:pPr>
              <w:rPr>
                <w:rFonts w:cstheme="minorHAnsi"/>
              </w:rPr>
            </w:pPr>
            <w:r>
              <w:rPr>
                <w:rFonts w:cstheme="minorHAnsi"/>
              </w:rPr>
              <w:t xml:space="preserve">When customers call BRAND PHONE NUMBER </w:t>
            </w:r>
            <w:r w:rsidR="000A067E">
              <w:rPr>
                <w:rFonts w:cstheme="minorHAnsi"/>
              </w:rPr>
              <w:t xml:space="preserve">from a known contact number with an overdue amount on the account, the IVR will </w:t>
            </w:r>
            <w:r w:rsidR="00D678AB">
              <w:rPr>
                <w:rFonts w:cstheme="minorHAnsi"/>
              </w:rPr>
              <w:t>immediately provide a menu option</w:t>
            </w:r>
            <w:r w:rsidR="000A067E">
              <w:rPr>
                <w:rFonts w:cstheme="minorHAnsi"/>
              </w:rPr>
              <w:t xml:space="preserve"> to the IVR payment.</w:t>
            </w:r>
          </w:p>
          <w:p w14:paraId="570A0D8D" w14:textId="77777777" w:rsidR="00F37986" w:rsidRDefault="00F37986" w:rsidP="0066265F">
            <w:pPr>
              <w:rPr>
                <w:rFonts w:cstheme="minorHAnsi"/>
              </w:rPr>
            </w:pPr>
          </w:p>
          <w:p w14:paraId="345C5526" w14:textId="5C740F43" w:rsidR="00F37986" w:rsidRPr="00167548" w:rsidRDefault="00F37986" w:rsidP="0066265F">
            <w:pPr>
              <w:rPr>
                <w:rFonts w:cstheme="minorHAnsi"/>
                <w:bCs/>
              </w:rPr>
            </w:pPr>
            <w:r>
              <w:rPr>
                <w:rFonts w:cstheme="minorHAnsi"/>
              </w:rPr>
              <w:t>In DFA, custo</w:t>
            </w:r>
            <w:r w:rsidR="00B26B2E">
              <w:rPr>
                <w:rFonts w:cstheme="minorHAnsi"/>
              </w:rPr>
              <w:t>me</w:t>
            </w:r>
            <w:r>
              <w:rPr>
                <w:rFonts w:cstheme="minorHAnsi"/>
              </w:rPr>
              <w:t>rs will continue to have OneApp access for payment even post</w:t>
            </w:r>
            <w:r w:rsidR="00B26B2E">
              <w:rPr>
                <w:rFonts w:cstheme="minorHAnsi"/>
              </w:rPr>
              <w:t>-</w:t>
            </w:r>
            <w:proofErr w:type="spellStart"/>
            <w:r>
              <w:rPr>
                <w:rFonts w:cstheme="minorHAnsi"/>
              </w:rPr>
              <w:t>disconection</w:t>
            </w:r>
            <w:proofErr w:type="spellEnd"/>
            <w:r>
              <w:rPr>
                <w:rFonts w:cstheme="minorHAnsi"/>
              </w:rPr>
              <w:t xml:space="preserve">. </w:t>
            </w:r>
          </w:p>
        </w:tc>
      </w:tr>
      <w:tr w:rsidR="00662D6E" w:rsidRPr="00167548" w14:paraId="77F7F772" w14:textId="77777777" w:rsidTr="00B02607">
        <w:tc>
          <w:tcPr>
            <w:tcW w:w="1980" w:type="dxa"/>
          </w:tcPr>
          <w:p w14:paraId="623FB912" w14:textId="77777777" w:rsidR="00662D6E" w:rsidRPr="00167548" w:rsidRDefault="00662D6E" w:rsidP="0066265F">
            <w:pPr>
              <w:rPr>
                <w:rFonts w:cstheme="minorHAnsi"/>
                <w:b/>
              </w:rPr>
            </w:pPr>
            <w:r w:rsidRPr="00167548">
              <w:rPr>
                <w:rFonts w:cstheme="minorHAnsi"/>
                <w:b/>
              </w:rPr>
              <w:t>Format</w:t>
            </w:r>
          </w:p>
        </w:tc>
        <w:tc>
          <w:tcPr>
            <w:tcW w:w="11907" w:type="dxa"/>
          </w:tcPr>
          <w:p w14:paraId="41ABD42F" w14:textId="558B5266" w:rsidR="00662D6E" w:rsidRPr="00167548" w:rsidRDefault="00662D6E" w:rsidP="0066265F">
            <w:pPr>
              <w:rPr>
                <w:rFonts w:cstheme="minorHAnsi"/>
                <w:bCs/>
              </w:rPr>
            </w:pPr>
            <w:r w:rsidRPr="00167548">
              <w:rPr>
                <w:rFonts w:cstheme="minorHAnsi"/>
                <w:bCs/>
              </w:rPr>
              <w:t xml:space="preserve">Email only </w:t>
            </w:r>
            <w:r w:rsidR="002D767B">
              <w:rPr>
                <w:rFonts w:cstheme="minorHAnsi"/>
                <w:bCs/>
              </w:rPr>
              <w:t>(Email can be sent as a paper letter where required)</w:t>
            </w:r>
          </w:p>
        </w:tc>
      </w:tr>
      <w:tr w:rsidR="00662D6E" w:rsidRPr="00167548" w14:paraId="4CAE5F95" w14:textId="77777777" w:rsidTr="00B02607">
        <w:tc>
          <w:tcPr>
            <w:tcW w:w="1980" w:type="dxa"/>
          </w:tcPr>
          <w:p w14:paraId="7EDCD196" w14:textId="77777777" w:rsidR="00662D6E" w:rsidRPr="00167548" w:rsidRDefault="00662D6E" w:rsidP="0066265F">
            <w:pPr>
              <w:rPr>
                <w:rFonts w:cstheme="minorHAnsi"/>
                <w:b/>
              </w:rPr>
            </w:pPr>
            <w:r w:rsidRPr="00167548">
              <w:rPr>
                <w:rFonts w:cstheme="minorHAnsi"/>
                <w:b/>
              </w:rPr>
              <w:t>Brands</w:t>
            </w:r>
          </w:p>
        </w:tc>
        <w:tc>
          <w:tcPr>
            <w:tcW w:w="11907" w:type="dxa"/>
          </w:tcPr>
          <w:p w14:paraId="78616D63" w14:textId="77777777" w:rsidR="00662D6E" w:rsidRPr="00167548" w:rsidRDefault="00662D6E" w:rsidP="0066265F">
            <w:pPr>
              <w:rPr>
                <w:rFonts w:cstheme="minorHAnsi"/>
                <w:bCs/>
              </w:rPr>
            </w:pPr>
            <w:r w:rsidRPr="00167548">
              <w:rPr>
                <w:rFonts w:cstheme="minorHAnsi"/>
                <w:bCs/>
              </w:rPr>
              <w:t>TPG &amp; iiNet</w:t>
            </w:r>
          </w:p>
        </w:tc>
      </w:tr>
      <w:tr w:rsidR="00662D6E" w:rsidRPr="00167548" w14:paraId="240EF70D" w14:textId="77777777" w:rsidTr="00B02607">
        <w:tc>
          <w:tcPr>
            <w:tcW w:w="1980" w:type="dxa"/>
          </w:tcPr>
          <w:p w14:paraId="33823509" w14:textId="77777777" w:rsidR="00662D6E" w:rsidRPr="00167548" w:rsidRDefault="00662D6E" w:rsidP="0066265F">
            <w:pPr>
              <w:rPr>
                <w:rFonts w:cstheme="minorHAnsi"/>
                <w:b/>
              </w:rPr>
            </w:pPr>
            <w:r w:rsidRPr="00167548">
              <w:rPr>
                <w:rFonts w:cstheme="minorHAnsi"/>
                <w:b/>
              </w:rPr>
              <w:t>Product(s)</w:t>
            </w:r>
          </w:p>
        </w:tc>
        <w:tc>
          <w:tcPr>
            <w:tcW w:w="11907" w:type="dxa"/>
          </w:tcPr>
          <w:p w14:paraId="253958C3" w14:textId="77777777" w:rsidR="00662D6E" w:rsidRPr="00167548" w:rsidRDefault="00662D6E" w:rsidP="0066265F">
            <w:pPr>
              <w:rPr>
                <w:rFonts w:cstheme="minorHAnsi"/>
                <w:bCs/>
              </w:rPr>
            </w:pPr>
            <w:r w:rsidRPr="00167548">
              <w:rPr>
                <w:rFonts w:cstheme="minorHAnsi"/>
                <w:bCs/>
              </w:rPr>
              <w:t>N/A - Billing</w:t>
            </w:r>
          </w:p>
        </w:tc>
      </w:tr>
      <w:tr w:rsidR="00662D6E" w:rsidRPr="00167548" w14:paraId="60204BF2" w14:textId="77777777" w:rsidTr="00B02607">
        <w:tc>
          <w:tcPr>
            <w:tcW w:w="1980" w:type="dxa"/>
          </w:tcPr>
          <w:p w14:paraId="6D2868C4" w14:textId="77777777" w:rsidR="00662D6E" w:rsidRPr="00167548" w:rsidRDefault="00662D6E" w:rsidP="0066265F">
            <w:pPr>
              <w:rPr>
                <w:rFonts w:cstheme="minorHAnsi"/>
                <w:b/>
              </w:rPr>
            </w:pPr>
            <w:r w:rsidRPr="00167548">
              <w:rPr>
                <w:rFonts w:cstheme="minorHAnsi"/>
                <w:b/>
              </w:rPr>
              <w:t>Markup</w:t>
            </w:r>
          </w:p>
        </w:tc>
        <w:tc>
          <w:tcPr>
            <w:tcW w:w="11907" w:type="dxa"/>
          </w:tcPr>
          <w:p w14:paraId="5A112AA8" w14:textId="167DD05B" w:rsidR="00662D6E" w:rsidRPr="00167548" w:rsidRDefault="00662D6E" w:rsidP="0066265F">
            <w:pPr>
              <w:rPr>
                <w:rFonts w:cstheme="minorHAnsi"/>
                <w:bCs/>
              </w:rPr>
            </w:pPr>
            <w:r w:rsidRPr="00167548">
              <w:rPr>
                <w:rFonts w:cstheme="minorHAnsi"/>
              </w:rPr>
              <w:t>Highlighted text indicates</w:t>
            </w:r>
            <w:r w:rsidR="00201C90" w:rsidRPr="00201C90">
              <w:rPr>
                <w:rFonts w:cstheme="minorHAnsi"/>
              </w:rPr>
              <w:t xml:space="preserve"> </w:t>
            </w:r>
            <w:r w:rsidR="00201C90" w:rsidRPr="00167548">
              <w:rPr>
                <w:rFonts w:cstheme="minorHAnsi"/>
                <w:highlight w:val="green"/>
              </w:rPr>
              <w:t>CUSTOMER DETAILS</w:t>
            </w:r>
            <w:r w:rsidR="00201C90">
              <w:rPr>
                <w:rFonts w:cstheme="minorHAnsi"/>
              </w:rPr>
              <w:t>,</w:t>
            </w:r>
            <w:r w:rsidRPr="00167548">
              <w:rPr>
                <w:rFonts w:cstheme="minorHAnsi"/>
              </w:rPr>
              <w:t xml:space="preserve"> </w:t>
            </w:r>
            <w:r w:rsidRPr="00201C90">
              <w:rPr>
                <w:rFonts w:cstheme="minorHAnsi"/>
                <w:highlight w:val="yellow"/>
              </w:rPr>
              <w:t>BRAND VARIABLES</w:t>
            </w:r>
            <w:r w:rsidR="00201C90">
              <w:rPr>
                <w:rFonts w:cstheme="minorHAnsi"/>
              </w:rPr>
              <w:t xml:space="preserve"> which are outlined in the </w:t>
            </w:r>
            <w:hyperlink w:anchor="_Brand_variables_reference_1" w:history="1">
              <w:r w:rsidR="00201C90">
                <w:rPr>
                  <w:rStyle w:val="Hyperlink"/>
                  <w:rFonts w:cstheme="minorHAnsi"/>
                </w:rPr>
                <w:t>B</w:t>
              </w:r>
              <w:r w:rsidR="00201C90" w:rsidRPr="00201C90">
                <w:rPr>
                  <w:rStyle w:val="Hyperlink"/>
                  <w:rFonts w:cstheme="minorHAnsi"/>
                </w:rPr>
                <w:t>rand variable reference table</w:t>
              </w:r>
            </w:hyperlink>
            <w:r w:rsidR="00F16160" w:rsidRPr="00167548">
              <w:t xml:space="preserve">, </w:t>
            </w:r>
            <w:r w:rsidR="00201C90">
              <w:t xml:space="preserve">and </w:t>
            </w:r>
            <w:r w:rsidR="00F16160" w:rsidRPr="00167548">
              <w:rPr>
                <w:highlight w:val="cyan"/>
              </w:rPr>
              <w:t>COMPONENTS</w:t>
            </w:r>
            <w:r w:rsidRPr="00167548">
              <w:rPr>
                <w:rFonts w:cstheme="minorHAnsi"/>
              </w:rPr>
              <w:t xml:space="preserve"> </w:t>
            </w:r>
            <w:r w:rsidR="00201C90">
              <w:rPr>
                <w:rFonts w:cstheme="minorHAnsi"/>
              </w:rPr>
              <w:t xml:space="preserve">which are outlined in the </w:t>
            </w:r>
            <w:hyperlink w:anchor="_Component_reference_table" w:history="1">
              <w:r w:rsidR="00201C90" w:rsidRPr="00201C90">
                <w:rPr>
                  <w:rStyle w:val="Hyperlink"/>
                  <w:rFonts w:cstheme="minorHAnsi"/>
                </w:rPr>
                <w:t>Component reference table</w:t>
              </w:r>
            </w:hyperlink>
            <w:r w:rsidRPr="00167548">
              <w:rPr>
                <w:rFonts w:cstheme="minorHAnsi"/>
              </w:rPr>
              <w:t>.</w:t>
            </w:r>
          </w:p>
          <w:p w14:paraId="42480623" w14:textId="18CD8F0F" w:rsidR="00B52969" w:rsidRPr="00167548" w:rsidRDefault="00B52969" w:rsidP="0066265F">
            <w:pPr>
              <w:rPr>
                <w:rFonts w:cstheme="minorHAnsi"/>
              </w:rPr>
            </w:pPr>
            <w:r w:rsidRPr="00167548">
              <w:rPr>
                <w:rFonts w:cstheme="minorHAnsi"/>
                <w:bCs/>
              </w:rPr>
              <w:t xml:space="preserve">Outstanding confirmations in </w:t>
            </w:r>
            <w:r w:rsidRPr="00167548">
              <w:rPr>
                <w:rFonts w:cstheme="minorHAnsi"/>
                <w:bCs/>
                <w:highlight w:val="red"/>
              </w:rPr>
              <w:t>red</w:t>
            </w:r>
            <w:r w:rsidRPr="00167548">
              <w:rPr>
                <w:rFonts w:cstheme="minorHAnsi"/>
                <w:bCs/>
              </w:rPr>
              <w:t>.</w:t>
            </w:r>
          </w:p>
        </w:tc>
      </w:tr>
    </w:tbl>
    <w:p w14:paraId="5C8F665F" w14:textId="77777777" w:rsidR="00A5400E" w:rsidRDefault="00A5400E" w:rsidP="0066265F">
      <w:pPr>
        <w:spacing w:after="0"/>
      </w:pPr>
    </w:p>
    <w:p w14:paraId="7E207760" w14:textId="77777777" w:rsidR="00201C90" w:rsidRPr="00D10069" w:rsidRDefault="00201C90" w:rsidP="00201C90">
      <w:pPr>
        <w:pStyle w:val="Heading3"/>
        <w:rPr>
          <w:sz w:val="24"/>
          <w:szCs w:val="24"/>
        </w:rPr>
      </w:pPr>
      <w:bookmarkStart w:id="0" w:name="_Brand_variables_reference_1"/>
      <w:bookmarkEnd w:id="0"/>
      <w:r w:rsidRPr="00D10069">
        <w:rPr>
          <w:sz w:val="24"/>
          <w:szCs w:val="24"/>
        </w:rPr>
        <w:t>Brand variables</w:t>
      </w:r>
      <w:r>
        <w:rPr>
          <w:sz w:val="24"/>
          <w:szCs w:val="24"/>
        </w:rPr>
        <w:t xml:space="preserve"> reference table</w:t>
      </w:r>
    </w:p>
    <w:tbl>
      <w:tblPr>
        <w:tblStyle w:val="TableGrid"/>
        <w:tblW w:w="0" w:type="auto"/>
        <w:tblLook w:val="04A0" w:firstRow="1" w:lastRow="0" w:firstColumn="1" w:lastColumn="0" w:noHBand="0" w:noVBand="1"/>
      </w:tblPr>
      <w:tblGrid>
        <w:gridCol w:w="4649"/>
        <w:gridCol w:w="4649"/>
        <w:gridCol w:w="4650"/>
      </w:tblGrid>
      <w:tr w:rsidR="00201C90" w14:paraId="7A6597DC" w14:textId="77777777" w:rsidTr="005405F6">
        <w:tc>
          <w:tcPr>
            <w:tcW w:w="4649" w:type="dxa"/>
          </w:tcPr>
          <w:p w14:paraId="3E90A86B" w14:textId="77777777" w:rsidR="00201C90" w:rsidRPr="00533956" w:rsidRDefault="00201C90" w:rsidP="005405F6">
            <w:pPr>
              <w:rPr>
                <w:b/>
                <w:bCs/>
              </w:rPr>
            </w:pPr>
            <w:r w:rsidRPr="00533956">
              <w:rPr>
                <w:b/>
                <w:bCs/>
              </w:rPr>
              <w:t>Brand variable label</w:t>
            </w:r>
          </w:p>
        </w:tc>
        <w:tc>
          <w:tcPr>
            <w:tcW w:w="4649" w:type="dxa"/>
          </w:tcPr>
          <w:p w14:paraId="4E99E52A" w14:textId="77777777" w:rsidR="00201C90" w:rsidRPr="00533956" w:rsidRDefault="00201C90" w:rsidP="005405F6">
            <w:pPr>
              <w:rPr>
                <w:b/>
                <w:bCs/>
              </w:rPr>
            </w:pPr>
            <w:r w:rsidRPr="00533956">
              <w:rPr>
                <w:b/>
                <w:bCs/>
              </w:rPr>
              <w:t>TPG output</w:t>
            </w:r>
          </w:p>
        </w:tc>
        <w:tc>
          <w:tcPr>
            <w:tcW w:w="4650" w:type="dxa"/>
          </w:tcPr>
          <w:p w14:paraId="00F9635D" w14:textId="77777777" w:rsidR="00201C90" w:rsidRPr="00533956" w:rsidRDefault="00201C90" w:rsidP="005405F6">
            <w:pPr>
              <w:rPr>
                <w:b/>
                <w:bCs/>
              </w:rPr>
            </w:pPr>
            <w:r w:rsidRPr="00533956">
              <w:rPr>
                <w:b/>
                <w:bCs/>
              </w:rPr>
              <w:t>iiNet output</w:t>
            </w:r>
          </w:p>
        </w:tc>
      </w:tr>
      <w:tr w:rsidR="00201C90" w14:paraId="2278FBC1" w14:textId="77777777" w:rsidTr="005405F6">
        <w:tc>
          <w:tcPr>
            <w:tcW w:w="4649" w:type="dxa"/>
          </w:tcPr>
          <w:p w14:paraId="267FD227" w14:textId="77777777" w:rsidR="00201C90" w:rsidRDefault="00201C90" w:rsidP="005405F6">
            <w:r>
              <w:lastRenderedPageBreak/>
              <w:t>BRAND</w:t>
            </w:r>
          </w:p>
        </w:tc>
        <w:tc>
          <w:tcPr>
            <w:tcW w:w="4649" w:type="dxa"/>
          </w:tcPr>
          <w:p w14:paraId="10ADF185" w14:textId="77777777" w:rsidR="00201C90" w:rsidRDefault="00201C90" w:rsidP="005405F6">
            <w:r>
              <w:t>TPG</w:t>
            </w:r>
          </w:p>
        </w:tc>
        <w:tc>
          <w:tcPr>
            <w:tcW w:w="4650" w:type="dxa"/>
          </w:tcPr>
          <w:p w14:paraId="7C173C80" w14:textId="77777777" w:rsidR="00201C90" w:rsidRDefault="00201C90" w:rsidP="005405F6">
            <w:r>
              <w:t>iiNet</w:t>
            </w:r>
          </w:p>
        </w:tc>
      </w:tr>
      <w:tr w:rsidR="00201C90" w14:paraId="628F7F05" w14:textId="77777777" w:rsidTr="005405F6">
        <w:tc>
          <w:tcPr>
            <w:tcW w:w="4649" w:type="dxa"/>
          </w:tcPr>
          <w:p w14:paraId="165EDB54" w14:textId="77777777" w:rsidR="00201C90" w:rsidRDefault="00201C90" w:rsidP="005405F6">
            <w:r>
              <w:t>BRAND PHONE NUMBER</w:t>
            </w:r>
          </w:p>
        </w:tc>
        <w:tc>
          <w:tcPr>
            <w:tcW w:w="4649" w:type="dxa"/>
          </w:tcPr>
          <w:p w14:paraId="5010F28B" w14:textId="1DC22646" w:rsidR="00201C90" w:rsidRDefault="00BC5B12" w:rsidP="005405F6">
            <w:r>
              <w:t>13 14 23</w:t>
            </w:r>
          </w:p>
        </w:tc>
        <w:tc>
          <w:tcPr>
            <w:tcW w:w="4650" w:type="dxa"/>
          </w:tcPr>
          <w:p w14:paraId="35358DD9" w14:textId="161ACD66" w:rsidR="00201C90" w:rsidRDefault="00BC5B12" w:rsidP="005405F6">
            <w:r>
              <w:t>13 22 58</w:t>
            </w:r>
          </w:p>
        </w:tc>
      </w:tr>
      <w:tr w:rsidR="00201C90" w14:paraId="51BAF41C" w14:textId="77777777" w:rsidTr="005405F6">
        <w:tc>
          <w:tcPr>
            <w:tcW w:w="4649" w:type="dxa"/>
          </w:tcPr>
          <w:p w14:paraId="4729B305" w14:textId="77777777" w:rsidR="00201C90" w:rsidRDefault="00201C90" w:rsidP="005405F6">
            <w:r>
              <w:t>COLLECTIONS PHONE NUMBER</w:t>
            </w:r>
          </w:p>
        </w:tc>
        <w:tc>
          <w:tcPr>
            <w:tcW w:w="4649" w:type="dxa"/>
          </w:tcPr>
          <w:p w14:paraId="25C5A53A" w14:textId="77777777" w:rsidR="00201C90" w:rsidRDefault="00201C90" w:rsidP="005405F6">
            <w:r w:rsidRPr="00201C90">
              <w:rPr>
                <w:highlight w:val="red"/>
              </w:rPr>
              <w:t>To be defined</w:t>
            </w:r>
          </w:p>
        </w:tc>
        <w:tc>
          <w:tcPr>
            <w:tcW w:w="4650" w:type="dxa"/>
          </w:tcPr>
          <w:p w14:paraId="2A6076D1" w14:textId="77777777" w:rsidR="00201C90" w:rsidRDefault="00201C90" w:rsidP="005405F6">
            <w:r w:rsidRPr="00201C90">
              <w:rPr>
                <w:highlight w:val="red"/>
              </w:rPr>
              <w:t>To be defined</w:t>
            </w:r>
          </w:p>
        </w:tc>
      </w:tr>
      <w:tr w:rsidR="00201C90" w14:paraId="628D49BE" w14:textId="77777777" w:rsidTr="005405F6">
        <w:tc>
          <w:tcPr>
            <w:tcW w:w="4649" w:type="dxa"/>
          </w:tcPr>
          <w:p w14:paraId="0B8B83DC" w14:textId="77777777" w:rsidR="00201C90" w:rsidRDefault="00201C90" w:rsidP="005405F6">
            <w:r>
              <w:t>FHP EMAIL</w:t>
            </w:r>
          </w:p>
        </w:tc>
        <w:tc>
          <w:tcPr>
            <w:tcW w:w="4649" w:type="dxa"/>
          </w:tcPr>
          <w:p w14:paraId="024E4759" w14:textId="1E438747" w:rsidR="00201C90" w:rsidRDefault="00F60492" w:rsidP="005405F6">
            <w:r w:rsidRPr="00F60492">
              <w:t>finhardship@tpgtelecom.com.au</w:t>
            </w:r>
          </w:p>
        </w:tc>
        <w:tc>
          <w:tcPr>
            <w:tcW w:w="4650" w:type="dxa"/>
          </w:tcPr>
          <w:p w14:paraId="1013CC32" w14:textId="50144546" w:rsidR="00201C90" w:rsidRDefault="00F60492" w:rsidP="005405F6">
            <w:r w:rsidRPr="00F60492">
              <w:t>financialassistance@iinet.net.au</w:t>
            </w:r>
          </w:p>
        </w:tc>
      </w:tr>
      <w:tr w:rsidR="00201C90" w14:paraId="72461CA6" w14:textId="77777777" w:rsidTr="005405F6">
        <w:tc>
          <w:tcPr>
            <w:tcW w:w="4649" w:type="dxa"/>
          </w:tcPr>
          <w:p w14:paraId="6152FBFA" w14:textId="77777777" w:rsidR="00201C90" w:rsidRDefault="00201C90" w:rsidP="005405F6">
            <w:r>
              <w:t>FHP PHONE NUMBER</w:t>
            </w:r>
          </w:p>
        </w:tc>
        <w:tc>
          <w:tcPr>
            <w:tcW w:w="4649" w:type="dxa"/>
          </w:tcPr>
          <w:p w14:paraId="47998C9F" w14:textId="77777777" w:rsidR="00201C90" w:rsidRPr="00201C90" w:rsidRDefault="00201C90" w:rsidP="005405F6">
            <w:pPr>
              <w:rPr>
                <w:highlight w:val="red"/>
              </w:rPr>
            </w:pPr>
            <w:r w:rsidRPr="00201C90">
              <w:rPr>
                <w:highlight w:val="red"/>
              </w:rPr>
              <w:t>To be defined</w:t>
            </w:r>
          </w:p>
        </w:tc>
        <w:tc>
          <w:tcPr>
            <w:tcW w:w="4650" w:type="dxa"/>
          </w:tcPr>
          <w:p w14:paraId="68B491B1" w14:textId="77777777" w:rsidR="00201C90" w:rsidRDefault="00201C90" w:rsidP="005405F6">
            <w:r w:rsidRPr="00201C90">
              <w:rPr>
                <w:highlight w:val="red"/>
              </w:rPr>
              <w:t>To be defined</w:t>
            </w:r>
          </w:p>
        </w:tc>
      </w:tr>
      <w:tr w:rsidR="00201C90" w14:paraId="7BA3145C" w14:textId="77777777" w:rsidTr="005405F6">
        <w:tc>
          <w:tcPr>
            <w:tcW w:w="4649" w:type="dxa"/>
          </w:tcPr>
          <w:p w14:paraId="06C5F4FC" w14:textId="77777777" w:rsidR="00201C90" w:rsidRDefault="00201C90" w:rsidP="005405F6">
            <w:r>
              <w:t>FHP URL</w:t>
            </w:r>
          </w:p>
        </w:tc>
        <w:tc>
          <w:tcPr>
            <w:tcW w:w="4649" w:type="dxa"/>
          </w:tcPr>
          <w:p w14:paraId="73541194" w14:textId="16272891" w:rsidR="00201C90" w:rsidRDefault="00DA3DE8" w:rsidP="005405F6">
            <w:hyperlink r:id="rId10" w:history="1">
              <w:r w:rsidRPr="00CD6285">
                <w:rPr>
                  <w:rStyle w:val="Hyperlink"/>
                </w:rPr>
                <w:t>https://support.tpg.com.au/financial-hardship-policy</w:t>
              </w:r>
            </w:hyperlink>
            <w:r>
              <w:t xml:space="preserve"> </w:t>
            </w:r>
          </w:p>
        </w:tc>
        <w:tc>
          <w:tcPr>
            <w:tcW w:w="4650" w:type="dxa"/>
          </w:tcPr>
          <w:p w14:paraId="7B335725" w14:textId="1496D4A0" w:rsidR="00201C90" w:rsidRDefault="00DA3DE8" w:rsidP="005405F6">
            <w:hyperlink r:id="rId11" w:history="1">
              <w:r w:rsidRPr="00CD6285">
                <w:rPr>
                  <w:rStyle w:val="Hyperlink"/>
                </w:rPr>
                <w:t>https://help.iinet.net.au/financial-hardship-policy</w:t>
              </w:r>
            </w:hyperlink>
            <w:r>
              <w:t xml:space="preserve"> </w:t>
            </w:r>
          </w:p>
        </w:tc>
      </w:tr>
      <w:tr w:rsidR="00201C90" w14:paraId="5037B09A" w14:textId="77777777" w:rsidTr="005405F6">
        <w:tc>
          <w:tcPr>
            <w:tcW w:w="4649" w:type="dxa"/>
          </w:tcPr>
          <w:p w14:paraId="55634A28" w14:textId="77777777" w:rsidR="00201C90" w:rsidRDefault="00201C90" w:rsidP="005405F6">
            <w:r>
              <w:t>NO-REPLY EMAIL</w:t>
            </w:r>
          </w:p>
        </w:tc>
        <w:tc>
          <w:tcPr>
            <w:tcW w:w="4649" w:type="dxa"/>
          </w:tcPr>
          <w:p w14:paraId="5D20D2F2" w14:textId="2ACA13E1" w:rsidR="00201C90" w:rsidRDefault="00201C90" w:rsidP="005405F6">
            <w:r>
              <w:t>no-reply@</w:t>
            </w:r>
            <w:r w:rsidR="00C16B7E">
              <w:t>notice.</w:t>
            </w:r>
            <w:r>
              <w:t>tpg.com.au</w:t>
            </w:r>
          </w:p>
        </w:tc>
        <w:tc>
          <w:tcPr>
            <w:tcW w:w="4650" w:type="dxa"/>
          </w:tcPr>
          <w:p w14:paraId="4F4975C4" w14:textId="22A3E238" w:rsidR="00201C90" w:rsidRDefault="00201C90" w:rsidP="005405F6">
            <w:r>
              <w:t>no-reply@</w:t>
            </w:r>
            <w:r w:rsidR="00C16B7E">
              <w:t>notice.</w:t>
            </w:r>
            <w:r>
              <w:t>iinet.net.au</w:t>
            </w:r>
          </w:p>
        </w:tc>
      </w:tr>
      <w:tr w:rsidR="003A1B7B" w14:paraId="67E8A57C" w14:textId="77777777" w:rsidTr="005405F6">
        <w:tc>
          <w:tcPr>
            <w:tcW w:w="4649" w:type="dxa"/>
          </w:tcPr>
          <w:p w14:paraId="342FECFA" w14:textId="1D99FCC1" w:rsidR="003A1B7B" w:rsidRDefault="003A1B7B" w:rsidP="005405F6">
            <w:r>
              <w:t>ONEAPP NAME</w:t>
            </w:r>
          </w:p>
        </w:tc>
        <w:tc>
          <w:tcPr>
            <w:tcW w:w="4649" w:type="dxa"/>
          </w:tcPr>
          <w:p w14:paraId="2DA3094A" w14:textId="6DF1786B" w:rsidR="003A1B7B" w:rsidRDefault="003A1B7B" w:rsidP="005405F6">
            <w:r>
              <w:t>My TPG</w:t>
            </w:r>
          </w:p>
        </w:tc>
        <w:tc>
          <w:tcPr>
            <w:tcW w:w="4650" w:type="dxa"/>
          </w:tcPr>
          <w:p w14:paraId="62A826E2" w14:textId="316BF87F" w:rsidR="003A1B7B" w:rsidRDefault="003A1B7B" w:rsidP="005405F6">
            <w:r>
              <w:t>My iiNet</w:t>
            </w:r>
          </w:p>
        </w:tc>
      </w:tr>
      <w:tr w:rsidR="003A1B7B" w14:paraId="7EDAFE1B" w14:textId="77777777" w:rsidTr="005405F6">
        <w:tc>
          <w:tcPr>
            <w:tcW w:w="4649" w:type="dxa"/>
          </w:tcPr>
          <w:p w14:paraId="46511E5A" w14:textId="0CCD93B3" w:rsidR="003A1B7B" w:rsidRDefault="003A1B7B" w:rsidP="005405F6">
            <w:r>
              <w:t>ONEAPP URL</w:t>
            </w:r>
          </w:p>
        </w:tc>
        <w:tc>
          <w:tcPr>
            <w:tcW w:w="4649" w:type="dxa"/>
          </w:tcPr>
          <w:p w14:paraId="310637F7" w14:textId="21F81788" w:rsidR="003A1B7B" w:rsidRDefault="003A1B7B" w:rsidP="005405F6">
            <w:r>
              <w:t>tpg.com.au/</w:t>
            </w:r>
            <w:proofErr w:type="spellStart"/>
            <w:r>
              <w:t>myaccount</w:t>
            </w:r>
            <w:proofErr w:type="spellEnd"/>
          </w:p>
        </w:tc>
        <w:tc>
          <w:tcPr>
            <w:tcW w:w="4650" w:type="dxa"/>
          </w:tcPr>
          <w:p w14:paraId="569DCD54" w14:textId="74CC5C40" w:rsidR="003A1B7B" w:rsidRDefault="003A1B7B" w:rsidP="005405F6">
            <w:r>
              <w:t>iinet.net.au/toolbox</w:t>
            </w:r>
          </w:p>
        </w:tc>
      </w:tr>
      <w:tr w:rsidR="00C16B7E" w14:paraId="5641D394" w14:textId="77777777" w:rsidTr="005405F6">
        <w:tc>
          <w:tcPr>
            <w:tcW w:w="4649" w:type="dxa"/>
          </w:tcPr>
          <w:p w14:paraId="1575E57C" w14:textId="25454CAA" w:rsidR="00C16B7E" w:rsidRDefault="00C16B7E" w:rsidP="005405F6">
            <w:r>
              <w:t>SECURITY INFO URL</w:t>
            </w:r>
          </w:p>
        </w:tc>
        <w:tc>
          <w:tcPr>
            <w:tcW w:w="4649" w:type="dxa"/>
          </w:tcPr>
          <w:p w14:paraId="66F189A1" w14:textId="11921D6C" w:rsidR="00C16B7E" w:rsidRPr="005C3079" w:rsidRDefault="005C3079" w:rsidP="005405F6">
            <w:pPr>
              <w:rPr>
                <w:lang w:val="en-US"/>
              </w:rPr>
            </w:pPr>
            <w:hyperlink r:id="rId12" w:history="1">
              <w:r w:rsidRPr="00CD6285">
                <w:rPr>
                  <w:rStyle w:val="Hyperlink"/>
                </w:rPr>
                <w:t>https://</w:t>
              </w:r>
              <w:r w:rsidRPr="00CD6285">
                <w:rPr>
                  <w:rStyle w:val="Hyperlink"/>
                  <w:lang w:val="en-US"/>
                </w:rPr>
                <w:t>support.tpg.com.au/security-information</w:t>
              </w:r>
            </w:hyperlink>
            <w:r>
              <w:rPr>
                <w:lang w:val="en-US"/>
              </w:rPr>
              <w:t xml:space="preserve"> </w:t>
            </w:r>
          </w:p>
        </w:tc>
        <w:tc>
          <w:tcPr>
            <w:tcW w:w="4650" w:type="dxa"/>
          </w:tcPr>
          <w:p w14:paraId="5B39DF8C" w14:textId="7E0ADCA0" w:rsidR="00C16B7E" w:rsidRPr="00275949" w:rsidRDefault="00275949" w:rsidP="005405F6">
            <w:pPr>
              <w:rPr>
                <w:lang w:val="en-US"/>
              </w:rPr>
            </w:pPr>
            <w:hyperlink r:id="rId13" w:history="1">
              <w:r w:rsidRPr="00CD6285">
                <w:rPr>
                  <w:rStyle w:val="Hyperlink"/>
                </w:rPr>
                <w:t>https://</w:t>
              </w:r>
              <w:r w:rsidRPr="00CD6285">
                <w:rPr>
                  <w:rStyle w:val="Hyperlink"/>
                  <w:lang w:val="en-US"/>
                </w:rPr>
                <w:t>help.iinet.net.au/security-information</w:t>
              </w:r>
            </w:hyperlink>
            <w:r>
              <w:rPr>
                <w:lang w:val="en-US"/>
              </w:rPr>
              <w:t xml:space="preserve"> </w:t>
            </w:r>
          </w:p>
        </w:tc>
      </w:tr>
      <w:tr w:rsidR="00201C90" w14:paraId="6B29F2D0" w14:textId="77777777" w:rsidTr="005405F6">
        <w:tc>
          <w:tcPr>
            <w:tcW w:w="4649" w:type="dxa"/>
          </w:tcPr>
          <w:p w14:paraId="29B856FA" w14:textId="5E093121" w:rsidR="00201C90" w:rsidRDefault="00BC5B12" w:rsidP="005405F6">
            <w:r>
              <w:t>WEBSITE URL</w:t>
            </w:r>
          </w:p>
        </w:tc>
        <w:tc>
          <w:tcPr>
            <w:tcW w:w="4649" w:type="dxa"/>
          </w:tcPr>
          <w:p w14:paraId="1FED8FDC" w14:textId="7AAA468A" w:rsidR="00201C90" w:rsidRDefault="00BC5B12" w:rsidP="005405F6">
            <w:r>
              <w:t>tpg.com.au</w:t>
            </w:r>
          </w:p>
        </w:tc>
        <w:tc>
          <w:tcPr>
            <w:tcW w:w="4650" w:type="dxa"/>
          </w:tcPr>
          <w:p w14:paraId="77B4B8FE" w14:textId="1F8CAB9C" w:rsidR="00201C90" w:rsidRDefault="00BC5B12" w:rsidP="005405F6">
            <w:r>
              <w:t>iinet.net.au</w:t>
            </w:r>
          </w:p>
        </w:tc>
      </w:tr>
    </w:tbl>
    <w:p w14:paraId="62875DA5" w14:textId="77777777" w:rsidR="00201C90" w:rsidRDefault="00201C90" w:rsidP="0066265F">
      <w:pPr>
        <w:spacing w:after="0"/>
      </w:pPr>
    </w:p>
    <w:p w14:paraId="110C73A5" w14:textId="2B83F133" w:rsidR="00533956" w:rsidRPr="00533956" w:rsidRDefault="00533956" w:rsidP="00533956">
      <w:pPr>
        <w:pStyle w:val="Heading3"/>
        <w:rPr>
          <w:sz w:val="24"/>
          <w:szCs w:val="24"/>
        </w:rPr>
      </w:pPr>
      <w:bookmarkStart w:id="1" w:name="_Component_reference_table"/>
      <w:bookmarkEnd w:id="1"/>
      <w:r w:rsidRPr="00533956">
        <w:rPr>
          <w:sz w:val="24"/>
          <w:szCs w:val="24"/>
        </w:rPr>
        <w:t>Component reference table</w:t>
      </w:r>
    </w:p>
    <w:p w14:paraId="59C6C05E" w14:textId="3264DB4C" w:rsidR="00533956" w:rsidRDefault="00201C90" w:rsidP="0066265F">
      <w:pPr>
        <w:spacing w:after="0"/>
        <w:rPr>
          <w:rFonts w:cstheme="minorHAnsi"/>
          <w:bCs/>
        </w:rPr>
      </w:pPr>
      <w:r w:rsidRPr="00167548">
        <w:rPr>
          <w:rFonts w:cstheme="minorHAnsi"/>
          <w:bCs/>
        </w:rPr>
        <w:t>Each email may have both a “How to Pay” and “Payment slip” component, or just the “How to pay” component.</w:t>
      </w:r>
    </w:p>
    <w:p w14:paraId="5AB6CDDE" w14:textId="5BF2DB26" w:rsidR="006052DE" w:rsidRDefault="006052DE" w:rsidP="0066265F">
      <w:pPr>
        <w:spacing w:after="0"/>
        <w:rPr>
          <w:rFonts w:cstheme="minorHAnsi"/>
          <w:bCs/>
        </w:rPr>
      </w:pPr>
      <w:r>
        <w:rPr>
          <w:rFonts w:cstheme="minorHAnsi"/>
          <w:bCs/>
        </w:rPr>
        <w:t>Every email has the standard security footer component.</w:t>
      </w:r>
    </w:p>
    <w:p w14:paraId="781586BB" w14:textId="77777777" w:rsidR="00201C90" w:rsidRDefault="00201C90" w:rsidP="0066265F">
      <w:pPr>
        <w:spacing w:after="0"/>
      </w:pPr>
    </w:p>
    <w:tbl>
      <w:tblPr>
        <w:tblStyle w:val="TableGrid"/>
        <w:tblW w:w="0" w:type="auto"/>
        <w:tblLook w:val="04A0" w:firstRow="1" w:lastRow="0" w:firstColumn="1" w:lastColumn="0" w:noHBand="0" w:noVBand="1"/>
      </w:tblPr>
      <w:tblGrid>
        <w:gridCol w:w="1552"/>
        <w:gridCol w:w="4306"/>
        <w:gridCol w:w="2828"/>
        <w:gridCol w:w="2828"/>
        <w:gridCol w:w="2434"/>
      </w:tblGrid>
      <w:tr w:rsidR="005A2B7E" w14:paraId="46FC8799" w14:textId="257078FA" w:rsidTr="005A2B7E">
        <w:tc>
          <w:tcPr>
            <w:tcW w:w="1552" w:type="dxa"/>
          </w:tcPr>
          <w:p w14:paraId="23D3498E" w14:textId="1C6C47F7" w:rsidR="005A2B7E" w:rsidRPr="00533956" w:rsidRDefault="005A2B7E" w:rsidP="0066265F">
            <w:pPr>
              <w:rPr>
                <w:b/>
                <w:bCs/>
              </w:rPr>
            </w:pPr>
            <w:r>
              <w:rPr>
                <w:b/>
                <w:bCs/>
              </w:rPr>
              <w:t>Ref code</w:t>
            </w:r>
          </w:p>
        </w:tc>
        <w:tc>
          <w:tcPr>
            <w:tcW w:w="4306" w:type="dxa"/>
          </w:tcPr>
          <w:p w14:paraId="7BB9962A" w14:textId="0AD1ED19" w:rsidR="005A2B7E" w:rsidRPr="00533956" w:rsidRDefault="005A2B7E" w:rsidP="0066265F">
            <w:pPr>
              <w:rPr>
                <w:b/>
                <w:bCs/>
              </w:rPr>
            </w:pPr>
            <w:r>
              <w:rPr>
                <w:b/>
                <w:bCs/>
              </w:rPr>
              <w:t>Notice description</w:t>
            </w:r>
          </w:p>
        </w:tc>
        <w:tc>
          <w:tcPr>
            <w:tcW w:w="2828" w:type="dxa"/>
          </w:tcPr>
          <w:p w14:paraId="19C2B156" w14:textId="0ECE2C7B" w:rsidR="005A2B7E" w:rsidRPr="00533956" w:rsidRDefault="005A2B7E" w:rsidP="0066265F">
            <w:pPr>
              <w:rPr>
                <w:b/>
                <w:bCs/>
              </w:rPr>
            </w:pPr>
            <w:r>
              <w:rPr>
                <w:b/>
                <w:bCs/>
              </w:rPr>
              <w:t xml:space="preserve">How to pay </w:t>
            </w:r>
          </w:p>
        </w:tc>
        <w:tc>
          <w:tcPr>
            <w:tcW w:w="2828" w:type="dxa"/>
          </w:tcPr>
          <w:p w14:paraId="5D19EF41" w14:textId="168D1ED6" w:rsidR="005A2B7E" w:rsidRPr="00533956" w:rsidRDefault="005A2B7E" w:rsidP="0066265F">
            <w:pPr>
              <w:rPr>
                <w:b/>
                <w:bCs/>
              </w:rPr>
            </w:pPr>
            <w:r>
              <w:rPr>
                <w:b/>
                <w:bCs/>
              </w:rPr>
              <w:t xml:space="preserve">Payment slip </w:t>
            </w:r>
          </w:p>
        </w:tc>
        <w:tc>
          <w:tcPr>
            <w:tcW w:w="2434" w:type="dxa"/>
          </w:tcPr>
          <w:p w14:paraId="66DDCE35" w14:textId="4516F3D4" w:rsidR="005A2B7E" w:rsidRDefault="006052DE" w:rsidP="0066265F">
            <w:pPr>
              <w:rPr>
                <w:b/>
                <w:bCs/>
              </w:rPr>
            </w:pPr>
            <w:r>
              <w:rPr>
                <w:b/>
                <w:bCs/>
              </w:rPr>
              <w:t>Security footer</w:t>
            </w:r>
          </w:p>
        </w:tc>
      </w:tr>
      <w:tr w:rsidR="006052DE" w14:paraId="2090309F" w14:textId="0DE0A32A" w:rsidTr="005A2B7E">
        <w:tc>
          <w:tcPr>
            <w:tcW w:w="1552" w:type="dxa"/>
          </w:tcPr>
          <w:p w14:paraId="0C173051" w14:textId="3B00D157" w:rsidR="006052DE" w:rsidRDefault="006052DE" w:rsidP="006052DE">
            <w:r>
              <w:t>OBAR</w:t>
            </w:r>
          </w:p>
        </w:tc>
        <w:tc>
          <w:tcPr>
            <w:tcW w:w="4306" w:type="dxa"/>
          </w:tcPr>
          <w:p w14:paraId="70A550CA" w14:textId="775349D3" w:rsidR="006052DE" w:rsidRPr="003A1B7B" w:rsidRDefault="006052DE" w:rsidP="006052DE">
            <w:r w:rsidRPr="003A1B7B">
              <w:t>Demand Notice 1 - Pending Restriction (</w:t>
            </w:r>
            <w:proofErr w:type="spellStart"/>
            <w:r w:rsidR="005C6D72" w:rsidRPr="003A1B7B">
              <w:t>OB</w:t>
            </w:r>
            <w:r w:rsidR="005C6D72">
              <w:t>ar</w:t>
            </w:r>
            <w:proofErr w:type="spellEnd"/>
            <w:r w:rsidRPr="003A1B7B">
              <w:t>)</w:t>
            </w:r>
          </w:p>
        </w:tc>
        <w:tc>
          <w:tcPr>
            <w:tcW w:w="2828" w:type="dxa"/>
          </w:tcPr>
          <w:p w14:paraId="11194C86" w14:textId="5EE14BB3" w:rsidR="006052DE" w:rsidRDefault="006052DE" w:rsidP="006052DE">
            <w:r>
              <w:t>Yes</w:t>
            </w:r>
          </w:p>
        </w:tc>
        <w:tc>
          <w:tcPr>
            <w:tcW w:w="2828" w:type="dxa"/>
          </w:tcPr>
          <w:p w14:paraId="12995CF7" w14:textId="04220652" w:rsidR="006052DE" w:rsidRDefault="006052DE" w:rsidP="006052DE">
            <w:r>
              <w:t>Yes</w:t>
            </w:r>
          </w:p>
        </w:tc>
        <w:tc>
          <w:tcPr>
            <w:tcW w:w="2434" w:type="dxa"/>
          </w:tcPr>
          <w:p w14:paraId="7DE04670" w14:textId="6B290DE8" w:rsidR="006052DE" w:rsidRDefault="006052DE" w:rsidP="006052DE">
            <w:r>
              <w:t>Yes</w:t>
            </w:r>
          </w:p>
        </w:tc>
      </w:tr>
      <w:tr w:rsidR="006052DE" w14:paraId="60DE4C59" w14:textId="6EF9E55B" w:rsidTr="005A2B7E">
        <w:tc>
          <w:tcPr>
            <w:tcW w:w="1552" w:type="dxa"/>
          </w:tcPr>
          <w:p w14:paraId="28AD8F17" w14:textId="23B30C37" w:rsidR="006052DE" w:rsidRDefault="00F1190C" w:rsidP="006052DE">
            <w:r>
              <w:t>FULLBAR</w:t>
            </w:r>
          </w:p>
        </w:tc>
        <w:tc>
          <w:tcPr>
            <w:tcW w:w="4306" w:type="dxa"/>
          </w:tcPr>
          <w:p w14:paraId="25572366" w14:textId="530BE027" w:rsidR="006052DE" w:rsidRDefault="006052DE" w:rsidP="006052DE">
            <w:r w:rsidRPr="003A1B7B">
              <w:t xml:space="preserve">Demand Notice </w:t>
            </w:r>
            <w:r>
              <w:t>2</w:t>
            </w:r>
            <w:r w:rsidRPr="003A1B7B">
              <w:t xml:space="preserve"> - Pending </w:t>
            </w:r>
            <w:r>
              <w:t>Suspension (Full Bar)</w:t>
            </w:r>
          </w:p>
        </w:tc>
        <w:tc>
          <w:tcPr>
            <w:tcW w:w="2828" w:type="dxa"/>
          </w:tcPr>
          <w:p w14:paraId="1AF5C2D2" w14:textId="285927AC" w:rsidR="006052DE" w:rsidRDefault="006052DE" w:rsidP="006052DE">
            <w:r>
              <w:t>Yes</w:t>
            </w:r>
          </w:p>
        </w:tc>
        <w:tc>
          <w:tcPr>
            <w:tcW w:w="2828" w:type="dxa"/>
          </w:tcPr>
          <w:p w14:paraId="613F9FB2" w14:textId="7F53A794" w:rsidR="006052DE" w:rsidRDefault="006052DE" w:rsidP="006052DE">
            <w:r>
              <w:t>Yes</w:t>
            </w:r>
          </w:p>
        </w:tc>
        <w:tc>
          <w:tcPr>
            <w:tcW w:w="2434" w:type="dxa"/>
          </w:tcPr>
          <w:p w14:paraId="03E0D65D" w14:textId="21077A90" w:rsidR="006052DE" w:rsidRDefault="006052DE" w:rsidP="006052DE">
            <w:r>
              <w:t>Yes</w:t>
            </w:r>
          </w:p>
        </w:tc>
      </w:tr>
      <w:tr w:rsidR="006052DE" w14:paraId="3FBF38ED" w14:textId="713DE879" w:rsidTr="005A2B7E">
        <w:tc>
          <w:tcPr>
            <w:tcW w:w="1552" w:type="dxa"/>
          </w:tcPr>
          <w:p w14:paraId="3EFCABE1" w14:textId="7E2A1AC1" w:rsidR="006052DE" w:rsidRDefault="006052DE" w:rsidP="006052DE">
            <w:r>
              <w:t>FDL1</w:t>
            </w:r>
          </w:p>
        </w:tc>
        <w:tc>
          <w:tcPr>
            <w:tcW w:w="4306" w:type="dxa"/>
          </w:tcPr>
          <w:p w14:paraId="7E5AA2B6" w14:textId="2BAC0B15" w:rsidR="006052DE" w:rsidRPr="00457977" w:rsidRDefault="006052DE" w:rsidP="006052DE">
            <w:r w:rsidRPr="00457977">
              <w:t>Demand Notice 3 - Pending Disconnection (Credit Checked)</w:t>
            </w:r>
          </w:p>
        </w:tc>
        <w:tc>
          <w:tcPr>
            <w:tcW w:w="2828" w:type="dxa"/>
          </w:tcPr>
          <w:p w14:paraId="7621275C" w14:textId="6ABA8904" w:rsidR="006052DE" w:rsidRDefault="006052DE" w:rsidP="006052DE">
            <w:r>
              <w:t>Yes</w:t>
            </w:r>
          </w:p>
        </w:tc>
        <w:tc>
          <w:tcPr>
            <w:tcW w:w="2828" w:type="dxa"/>
          </w:tcPr>
          <w:p w14:paraId="70EFEF60" w14:textId="112744CF" w:rsidR="006052DE" w:rsidRDefault="006052DE" w:rsidP="006052DE">
            <w:r>
              <w:t>Yes</w:t>
            </w:r>
          </w:p>
        </w:tc>
        <w:tc>
          <w:tcPr>
            <w:tcW w:w="2434" w:type="dxa"/>
          </w:tcPr>
          <w:p w14:paraId="6F0C6CEE" w14:textId="36F5B4C3" w:rsidR="006052DE" w:rsidRDefault="006052DE" w:rsidP="006052DE">
            <w:r>
              <w:t>Yes</w:t>
            </w:r>
          </w:p>
        </w:tc>
      </w:tr>
      <w:tr w:rsidR="006052DE" w14:paraId="1770DC75" w14:textId="1A30CDC7" w:rsidTr="005A2B7E">
        <w:tc>
          <w:tcPr>
            <w:tcW w:w="1552" w:type="dxa"/>
          </w:tcPr>
          <w:p w14:paraId="687E7B55" w14:textId="27DF39D6" w:rsidR="006052DE" w:rsidRDefault="006052DE" w:rsidP="006052DE">
            <w:r w:rsidRPr="00167548">
              <w:rPr>
                <w:rFonts w:eastAsia="Times New Roman" w:cs="Times New Roman"/>
                <w:color w:val="000000"/>
                <w:kern w:val="0"/>
                <w:lang w:eastAsia="en-AU"/>
                <w14:ligatures w14:val="none"/>
              </w:rPr>
              <w:t>FDLNC</w:t>
            </w:r>
          </w:p>
        </w:tc>
        <w:tc>
          <w:tcPr>
            <w:tcW w:w="4306" w:type="dxa"/>
          </w:tcPr>
          <w:p w14:paraId="574E58F9" w14:textId="6915AB2B" w:rsidR="006052DE" w:rsidRDefault="006052DE" w:rsidP="006052DE">
            <w:r w:rsidRPr="00457977">
              <w:t>Demand Notice 3 - Pending Disconnection (</w:t>
            </w:r>
            <w:r>
              <w:t>Non-c</w:t>
            </w:r>
            <w:r w:rsidRPr="00457977">
              <w:t>redit Checked)</w:t>
            </w:r>
          </w:p>
        </w:tc>
        <w:tc>
          <w:tcPr>
            <w:tcW w:w="2828" w:type="dxa"/>
          </w:tcPr>
          <w:p w14:paraId="73B83447" w14:textId="2A877152" w:rsidR="006052DE" w:rsidRDefault="006052DE" w:rsidP="006052DE">
            <w:r>
              <w:t>Yes</w:t>
            </w:r>
          </w:p>
        </w:tc>
        <w:tc>
          <w:tcPr>
            <w:tcW w:w="2828" w:type="dxa"/>
          </w:tcPr>
          <w:p w14:paraId="7CBA703D" w14:textId="29133281" w:rsidR="006052DE" w:rsidRDefault="006052DE" w:rsidP="006052DE">
            <w:r>
              <w:t>Yes</w:t>
            </w:r>
          </w:p>
        </w:tc>
        <w:tc>
          <w:tcPr>
            <w:tcW w:w="2434" w:type="dxa"/>
          </w:tcPr>
          <w:p w14:paraId="5D5303B6" w14:textId="0B247D80" w:rsidR="006052DE" w:rsidRDefault="006052DE" w:rsidP="006052DE">
            <w:r>
              <w:t>Yes</w:t>
            </w:r>
          </w:p>
        </w:tc>
      </w:tr>
      <w:tr w:rsidR="006052DE" w14:paraId="4EB03B02" w14:textId="11E1CAD5" w:rsidTr="005A2B7E">
        <w:tc>
          <w:tcPr>
            <w:tcW w:w="1552" w:type="dxa"/>
          </w:tcPr>
          <w:p w14:paraId="72BFEC5D" w14:textId="001DC84D" w:rsidR="006052DE" w:rsidRDefault="006052DE" w:rsidP="006052DE">
            <w:r>
              <w:lastRenderedPageBreak/>
              <w:t>DXDEM1</w:t>
            </w:r>
          </w:p>
        </w:tc>
        <w:tc>
          <w:tcPr>
            <w:tcW w:w="4306" w:type="dxa"/>
          </w:tcPr>
          <w:p w14:paraId="47DBA8EA" w14:textId="602E67E1" w:rsidR="006052DE" w:rsidRDefault="006052DE" w:rsidP="006052DE">
            <w:r w:rsidRPr="00457977">
              <w:t>Demand Notice 4 - Post-Disconnection (Credit checked</w:t>
            </w:r>
            <w:r w:rsidR="006F0E93">
              <w:t xml:space="preserve"> without default</w:t>
            </w:r>
            <w:r w:rsidRPr="00457977">
              <w:t>)</w:t>
            </w:r>
          </w:p>
        </w:tc>
        <w:tc>
          <w:tcPr>
            <w:tcW w:w="2828" w:type="dxa"/>
          </w:tcPr>
          <w:p w14:paraId="50EC0009" w14:textId="60853EED" w:rsidR="006052DE" w:rsidRDefault="006052DE" w:rsidP="006052DE">
            <w:r>
              <w:t>Yes</w:t>
            </w:r>
          </w:p>
        </w:tc>
        <w:tc>
          <w:tcPr>
            <w:tcW w:w="2828" w:type="dxa"/>
          </w:tcPr>
          <w:p w14:paraId="08CA29BF" w14:textId="72CBEF8C" w:rsidR="006052DE" w:rsidRDefault="006052DE" w:rsidP="006052DE">
            <w:r>
              <w:t>Yes</w:t>
            </w:r>
          </w:p>
        </w:tc>
        <w:tc>
          <w:tcPr>
            <w:tcW w:w="2434" w:type="dxa"/>
          </w:tcPr>
          <w:p w14:paraId="1E2F16E3" w14:textId="11EF571E" w:rsidR="006052DE" w:rsidRDefault="006052DE" w:rsidP="006052DE">
            <w:r>
              <w:t>Yes</w:t>
            </w:r>
          </w:p>
        </w:tc>
      </w:tr>
      <w:tr w:rsidR="00657017" w14:paraId="76E3C1CF" w14:textId="77777777" w:rsidTr="005A2B7E">
        <w:tc>
          <w:tcPr>
            <w:tcW w:w="1552" w:type="dxa"/>
          </w:tcPr>
          <w:p w14:paraId="30F40DA3" w14:textId="7328D048" w:rsidR="00657017" w:rsidRPr="006B2810" w:rsidRDefault="00657017" w:rsidP="00657017">
            <w:r w:rsidRPr="006B2810">
              <w:rPr>
                <w:rFonts w:eastAsia="Times New Roman" w:cs="Times New Roman"/>
                <w:color w:val="000000"/>
                <w:kern w:val="0"/>
                <w:lang w:eastAsia="en-AU"/>
                <w14:ligatures w14:val="none"/>
              </w:rPr>
              <w:t>CDWN1</w:t>
            </w:r>
          </w:p>
        </w:tc>
        <w:tc>
          <w:tcPr>
            <w:tcW w:w="4306" w:type="dxa"/>
          </w:tcPr>
          <w:p w14:paraId="1DBBE4C8" w14:textId="5DF65631" w:rsidR="00657017" w:rsidRPr="00457977" w:rsidRDefault="00657017" w:rsidP="00657017">
            <w:r w:rsidRPr="00457977">
              <w:t>Demand Notice 4 - Post-Disconnection (Credit checked</w:t>
            </w:r>
            <w:r>
              <w:t xml:space="preserve"> with default warning</w:t>
            </w:r>
            <w:r w:rsidRPr="00457977">
              <w:t>)</w:t>
            </w:r>
          </w:p>
        </w:tc>
        <w:tc>
          <w:tcPr>
            <w:tcW w:w="2828" w:type="dxa"/>
          </w:tcPr>
          <w:p w14:paraId="4C4499D5" w14:textId="37872AE5" w:rsidR="00657017" w:rsidRDefault="00657017" w:rsidP="00657017">
            <w:r>
              <w:t>Yes</w:t>
            </w:r>
          </w:p>
        </w:tc>
        <w:tc>
          <w:tcPr>
            <w:tcW w:w="2828" w:type="dxa"/>
          </w:tcPr>
          <w:p w14:paraId="7ECE5DA9" w14:textId="57857353" w:rsidR="00657017" w:rsidRDefault="00657017" w:rsidP="00657017">
            <w:r>
              <w:t>Yes</w:t>
            </w:r>
          </w:p>
        </w:tc>
        <w:tc>
          <w:tcPr>
            <w:tcW w:w="2434" w:type="dxa"/>
          </w:tcPr>
          <w:p w14:paraId="4DEC2211" w14:textId="35A612B7" w:rsidR="00657017" w:rsidRDefault="00657017" w:rsidP="00657017">
            <w:r>
              <w:t>Yes</w:t>
            </w:r>
          </w:p>
        </w:tc>
      </w:tr>
      <w:tr w:rsidR="00657017" w14:paraId="0051B021" w14:textId="77777777" w:rsidTr="005A2B7E">
        <w:tc>
          <w:tcPr>
            <w:tcW w:w="1552" w:type="dxa"/>
          </w:tcPr>
          <w:p w14:paraId="5F13874B" w14:textId="3F28CEF9" w:rsidR="00657017" w:rsidRPr="006B2810" w:rsidRDefault="00657017" w:rsidP="00657017">
            <w:r w:rsidRPr="006B2810">
              <w:t>PDR3</w:t>
            </w:r>
          </w:p>
        </w:tc>
        <w:tc>
          <w:tcPr>
            <w:tcW w:w="4306" w:type="dxa"/>
          </w:tcPr>
          <w:p w14:paraId="0B3A2EFA" w14:textId="29EA0C08" w:rsidR="00657017" w:rsidRPr="00457977" w:rsidRDefault="00657017" w:rsidP="00657017">
            <w:r w:rsidRPr="00457977">
              <w:t>Demand Notice 4 - Post-Disconnection (Credit checked</w:t>
            </w:r>
            <w:r>
              <w:t xml:space="preserve"> with default warning</w:t>
            </w:r>
            <w:r w:rsidRPr="00457977">
              <w:t>)</w:t>
            </w:r>
          </w:p>
        </w:tc>
        <w:tc>
          <w:tcPr>
            <w:tcW w:w="2828" w:type="dxa"/>
          </w:tcPr>
          <w:p w14:paraId="5228E16B" w14:textId="54E73539" w:rsidR="00657017" w:rsidRDefault="00657017" w:rsidP="00657017">
            <w:r>
              <w:t>Yes</w:t>
            </w:r>
          </w:p>
        </w:tc>
        <w:tc>
          <w:tcPr>
            <w:tcW w:w="2828" w:type="dxa"/>
          </w:tcPr>
          <w:p w14:paraId="055CB358" w14:textId="44F1B98D" w:rsidR="00657017" w:rsidRDefault="00657017" w:rsidP="00657017">
            <w:r>
              <w:t>Yes</w:t>
            </w:r>
          </w:p>
        </w:tc>
        <w:tc>
          <w:tcPr>
            <w:tcW w:w="2434" w:type="dxa"/>
          </w:tcPr>
          <w:p w14:paraId="5058F8E8" w14:textId="08683B01" w:rsidR="00657017" w:rsidRDefault="00657017" w:rsidP="00657017">
            <w:r>
              <w:t>Yes</w:t>
            </w:r>
          </w:p>
        </w:tc>
      </w:tr>
      <w:tr w:rsidR="006B2810" w14:paraId="7803B0DE" w14:textId="77777777" w:rsidTr="005A2B7E">
        <w:tc>
          <w:tcPr>
            <w:tcW w:w="1552" w:type="dxa"/>
          </w:tcPr>
          <w:p w14:paraId="7A121CCB" w14:textId="4CAC67C3" w:rsidR="006B2810" w:rsidRDefault="006B2810" w:rsidP="006B2810">
            <w:r>
              <w:t>PDXN</w:t>
            </w:r>
          </w:p>
        </w:tc>
        <w:tc>
          <w:tcPr>
            <w:tcW w:w="4306" w:type="dxa"/>
          </w:tcPr>
          <w:p w14:paraId="23E78F7C" w14:textId="0D158866" w:rsidR="006B2810" w:rsidRPr="00457977" w:rsidRDefault="006B2810" w:rsidP="006B2810">
            <w:r w:rsidRPr="00457977">
              <w:t>Demand Notice 4 - Post-Disconnection (Non-Credit checked)</w:t>
            </w:r>
          </w:p>
        </w:tc>
        <w:tc>
          <w:tcPr>
            <w:tcW w:w="2828" w:type="dxa"/>
          </w:tcPr>
          <w:p w14:paraId="057845B7" w14:textId="0E1E5B64" w:rsidR="006B2810" w:rsidRDefault="006B2810" w:rsidP="006B2810">
            <w:r>
              <w:t>Yes</w:t>
            </w:r>
          </w:p>
        </w:tc>
        <w:tc>
          <w:tcPr>
            <w:tcW w:w="2828" w:type="dxa"/>
          </w:tcPr>
          <w:p w14:paraId="721743C3" w14:textId="3DA4D6DB" w:rsidR="006B2810" w:rsidRDefault="006B2810" w:rsidP="006B2810">
            <w:r>
              <w:t>Yes</w:t>
            </w:r>
          </w:p>
        </w:tc>
        <w:tc>
          <w:tcPr>
            <w:tcW w:w="2434" w:type="dxa"/>
          </w:tcPr>
          <w:p w14:paraId="018F7838" w14:textId="77D36CFE" w:rsidR="006B2810" w:rsidRDefault="006B2810" w:rsidP="006B2810">
            <w:r>
              <w:t>Yes</w:t>
            </w:r>
          </w:p>
        </w:tc>
      </w:tr>
      <w:tr w:rsidR="006B2810" w14:paraId="28908720" w14:textId="67E8737D" w:rsidTr="005A2B7E">
        <w:tc>
          <w:tcPr>
            <w:tcW w:w="1552" w:type="dxa"/>
          </w:tcPr>
          <w:p w14:paraId="1582F2C0" w14:textId="223260E3" w:rsidR="006B2810" w:rsidRDefault="006B2810" w:rsidP="006B2810">
            <w:r w:rsidRPr="00167548">
              <w:rPr>
                <w:rFonts w:eastAsia="Times New Roman" w:cs="Times New Roman"/>
                <w:color w:val="000000"/>
                <w:kern w:val="0"/>
                <w:lang w:eastAsia="en-AU"/>
                <w14:ligatures w14:val="none"/>
              </w:rPr>
              <w:t>DEMAND2</w:t>
            </w:r>
          </w:p>
        </w:tc>
        <w:tc>
          <w:tcPr>
            <w:tcW w:w="4306" w:type="dxa"/>
          </w:tcPr>
          <w:p w14:paraId="5BA77342" w14:textId="596A0DF7" w:rsidR="006B2810" w:rsidRPr="00457977" w:rsidRDefault="006B2810" w:rsidP="006B2810">
            <w:r w:rsidRPr="00457977">
              <w:t xml:space="preserve">Demand Notice </w:t>
            </w:r>
            <w:r>
              <w:t>5</w:t>
            </w:r>
            <w:r w:rsidRPr="00457977">
              <w:t xml:space="preserve"> - </w:t>
            </w:r>
            <w:r w:rsidRPr="003A1B7B">
              <w:t xml:space="preserve">Credit Default Notice </w:t>
            </w:r>
            <w:r>
              <w:t>–</w:t>
            </w:r>
            <w:r w:rsidRPr="003A1B7B">
              <w:t xml:space="preserve"> </w:t>
            </w:r>
            <w:r>
              <w:t>6Q</w:t>
            </w:r>
          </w:p>
        </w:tc>
        <w:tc>
          <w:tcPr>
            <w:tcW w:w="2828" w:type="dxa"/>
          </w:tcPr>
          <w:p w14:paraId="41FD9E11" w14:textId="18334286" w:rsidR="006B2810" w:rsidRDefault="006B2810" w:rsidP="006B2810">
            <w:r>
              <w:t>Yes</w:t>
            </w:r>
          </w:p>
        </w:tc>
        <w:tc>
          <w:tcPr>
            <w:tcW w:w="2828" w:type="dxa"/>
          </w:tcPr>
          <w:p w14:paraId="39A5CC04" w14:textId="018BC289" w:rsidR="006B2810" w:rsidRDefault="006B2810" w:rsidP="006B2810">
            <w:r>
              <w:t>Yes</w:t>
            </w:r>
          </w:p>
        </w:tc>
        <w:tc>
          <w:tcPr>
            <w:tcW w:w="2434" w:type="dxa"/>
          </w:tcPr>
          <w:p w14:paraId="5BA374F9" w14:textId="69B2C08F" w:rsidR="006B2810" w:rsidRDefault="006B2810" w:rsidP="006B2810">
            <w:r>
              <w:t>Yes</w:t>
            </w:r>
          </w:p>
        </w:tc>
      </w:tr>
      <w:tr w:rsidR="00662734" w14:paraId="31FF7F8B" w14:textId="77777777" w:rsidTr="005A2B7E">
        <w:tc>
          <w:tcPr>
            <w:tcW w:w="1552" w:type="dxa"/>
          </w:tcPr>
          <w:p w14:paraId="6D5FE86A" w14:textId="30581DD4" w:rsidR="00662734" w:rsidRPr="00167548" w:rsidRDefault="00662734" w:rsidP="00662734">
            <w:pPr>
              <w:rPr>
                <w:rFonts w:eastAsia="Times New Roman" w:cs="Times New Roman"/>
                <w:color w:val="000000"/>
                <w:kern w:val="0"/>
                <w:lang w:eastAsia="en-AU"/>
                <w14:ligatures w14:val="none"/>
              </w:rPr>
            </w:pPr>
            <w:r w:rsidRPr="00167548">
              <w:rPr>
                <w:rFonts w:eastAsia="Times New Roman" w:cs="Times New Roman"/>
                <w:color w:val="000000"/>
                <w:kern w:val="0"/>
                <w:lang w:eastAsia="en-AU"/>
                <w14:ligatures w14:val="none"/>
              </w:rPr>
              <w:t>DWL1</w:t>
            </w:r>
          </w:p>
        </w:tc>
        <w:tc>
          <w:tcPr>
            <w:tcW w:w="4306" w:type="dxa"/>
          </w:tcPr>
          <w:p w14:paraId="136426E4" w14:textId="3F7D24EF" w:rsidR="00662734" w:rsidRPr="00457977" w:rsidRDefault="00662734" w:rsidP="00662734">
            <w:r w:rsidRPr="00457977">
              <w:t xml:space="preserve">Demand Notice </w:t>
            </w:r>
            <w:r>
              <w:t>6</w:t>
            </w:r>
            <w:r w:rsidRPr="00457977">
              <w:t xml:space="preserve"> - </w:t>
            </w:r>
            <w:r w:rsidRPr="003A1B7B">
              <w:t>Credit Default Notice - 21D</w:t>
            </w:r>
          </w:p>
        </w:tc>
        <w:tc>
          <w:tcPr>
            <w:tcW w:w="2828" w:type="dxa"/>
          </w:tcPr>
          <w:p w14:paraId="0434C063" w14:textId="3EFEB346" w:rsidR="00662734" w:rsidRDefault="00662734" w:rsidP="00662734">
            <w:r>
              <w:t>Yes</w:t>
            </w:r>
          </w:p>
        </w:tc>
        <w:tc>
          <w:tcPr>
            <w:tcW w:w="2828" w:type="dxa"/>
          </w:tcPr>
          <w:p w14:paraId="76C55B58" w14:textId="4C306516" w:rsidR="00662734" w:rsidRDefault="00662734" w:rsidP="00662734">
            <w:r>
              <w:t>Yes</w:t>
            </w:r>
          </w:p>
        </w:tc>
        <w:tc>
          <w:tcPr>
            <w:tcW w:w="2434" w:type="dxa"/>
          </w:tcPr>
          <w:p w14:paraId="0C4E46D1" w14:textId="77A2E2F7" w:rsidR="00662734" w:rsidRDefault="00662734" w:rsidP="00662734">
            <w:r>
              <w:t>Yes</w:t>
            </w:r>
          </w:p>
        </w:tc>
      </w:tr>
      <w:tr w:rsidR="006052DE" w14:paraId="60ABC4A0" w14:textId="098F6BC4" w:rsidTr="005A2B7E">
        <w:tc>
          <w:tcPr>
            <w:tcW w:w="1552" w:type="dxa"/>
          </w:tcPr>
          <w:p w14:paraId="30DB34A3" w14:textId="159B6223" w:rsidR="006052DE" w:rsidRDefault="006052DE" w:rsidP="006052DE">
            <w:r w:rsidRPr="00457977">
              <w:t>FHESCPRF</w:t>
            </w:r>
          </w:p>
        </w:tc>
        <w:tc>
          <w:tcPr>
            <w:tcW w:w="4306" w:type="dxa"/>
          </w:tcPr>
          <w:p w14:paraId="647F25BB" w14:textId="266130BC" w:rsidR="006052DE" w:rsidRDefault="006052DE" w:rsidP="006052DE">
            <w:r w:rsidRPr="00457977">
              <w:t xml:space="preserve">Financial Hardship Enquiry - </w:t>
            </w:r>
            <w:proofErr w:type="spellStart"/>
            <w:r w:rsidRPr="00457977">
              <w:t>Followup</w:t>
            </w:r>
            <w:proofErr w:type="spellEnd"/>
          </w:p>
        </w:tc>
        <w:tc>
          <w:tcPr>
            <w:tcW w:w="2828" w:type="dxa"/>
          </w:tcPr>
          <w:p w14:paraId="7CD772F0" w14:textId="7C439E95" w:rsidR="006052DE" w:rsidRDefault="006052DE" w:rsidP="006052DE">
            <w:r>
              <w:t>Yes</w:t>
            </w:r>
          </w:p>
        </w:tc>
        <w:tc>
          <w:tcPr>
            <w:tcW w:w="2828" w:type="dxa"/>
          </w:tcPr>
          <w:p w14:paraId="706152A0" w14:textId="4927C5B8" w:rsidR="006052DE" w:rsidRDefault="006052DE" w:rsidP="006052DE">
            <w:r>
              <w:t>Yes</w:t>
            </w:r>
          </w:p>
        </w:tc>
        <w:tc>
          <w:tcPr>
            <w:tcW w:w="2434" w:type="dxa"/>
          </w:tcPr>
          <w:p w14:paraId="5E25FEB7" w14:textId="3025FF74" w:rsidR="006052DE" w:rsidRDefault="006052DE" w:rsidP="006052DE">
            <w:r>
              <w:t>Yes</w:t>
            </w:r>
          </w:p>
        </w:tc>
      </w:tr>
      <w:tr w:rsidR="006052DE" w14:paraId="4583FD2C" w14:textId="6A03675A" w:rsidTr="005A2B7E">
        <w:tc>
          <w:tcPr>
            <w:tcW w:w="1552" w:type="dxa"/>
          </w:tcPr>
          <w:p w14:paraId="6DE049C3" w14:textId="74DF10EF" w:rsidR="006052DE" w:rsidRDefault="006052DE" w:rsidP="006052DE">
            <w:r w:rsidRPr="00167548">
              <w:rPr>
                <w:rFonts w:eastAsia="Times New Roman" w:cs="Times New Roman"/>
                <w:color w:val="000000"/>
                <w:kern w:val="0"/>
                <w:lang w:eastAsia="en-AU"/>
                <w14:ligatures w14:val="none"/>
              </w:rPr>
              <w:t>FHNTC</w:t>
            </w:r>
          </w:p>
        </w:tc>
        <w:tc>
          <w:tcPr>
            <w:tcW w:w="4306" w:type="dxa"/>
          </w:tcPr>
          <w:p w14:paraId="507AB7F9" w14:textId="694F1BBE" w:rsidR="006052DE" w:rsidRDefault="006052DE" w:rsidP="006052DE">
            <w:r w:rsidRPr="00457977">
              <w:t xml:space="preserve">Financial Hardship Enquiry </w:t>
            </w:r>
            <w:r>
              <w:t>–</w:t>
            </w:r>
            <w:r w:rsidRPr="00457977">
              <w:t xml:space="preserve"> </w:t>
            </w:r>
            <w:r>
              <w:t>No Contact</w:t>
            </w:r>
          </w:p>
        </w:tc>
        <w:tc>
          <w:tcPr>
            <w:tcW w:w="2828" w:type="dxa"/>
          </w:tcPr>
          <w:p w14:paraId="0EF0A84C" w14:textId="15D90CF9" w:rsidR="006052DE" w:rsidRDefault="006052DE" w:rsidP="006052DE">
            <w:r>
              <w:t>Yes</w:t>
            </w:r>
          </w:p>
        </w:tc>
        <w:tc>
          <w:tcPr>
            <w:tcW w:w="2828" w:type="dxa"/>
          </w:tcPr>
          <w:p w14:paraId="4175211C" w14:textId="42D359DD" w:rsidR="006052DE" w:rsidRDefault="006052DE" w:rsidP="006052DE">
            <w:r>
              <w:t>Yes</w:t>
            </w:r>
          </w:p>
        </w:tc>
        <w:tc>
          <w:tcPr>
            <w:tcW w:w="2434" w:type="dxa"/>
          </w:tcPr>
          <w:p w14:paraId="1FA0E1E8" w14:textId="3CC5C355" w:rsidR="006052DE" w:rsidRDefault="006052DE" w:rsidP="006052DE">
            <w:r>
              <w:t>Yes</w:t>
            </w:r>
          </w:p>
        </w:tc>
      </w:tr>
      <w:tr w:rsidR="006052DE" w14:paraId="2EBE1055" w14:textId="0C3662F3" w:rsidTr="005A2B7E">
        <w:tc>
          <w:tcPr>
            <w:tcW w:w="1552" w:type="dxa"/>
          </w:tcPr>
          <w:p w14:paraId="51699F74" w14:textId="427E1FAA" w:rsidR="006052DE" w:rsidRDefault="006052DE" w:rsidP="006052DE">
            <w:r w:rsidRPr="00167548">
              <w:rPr>
                <w:rFonts w:eastAsia="Times New Roman" w:cs="Times New Roman"/>
                <w:color w:val="000000"/>
                <w:kern w:val="0"/>
                <w:lang w:eastAsia="en-AU"/>
                <w14:ligatures w14:val="none"/>
              </w:rPr>
              <w:t>FHESCPR</w:t>
            </w:r>
          </w:p>
        </w:tc>
        <w:tc>
          <w:tcPr>
            <w:tcW w:w="4306" w:type="dxa"/>
          </w:tcPr>
          <w:p w14:paraId="5C171156" w14:textId="2C7A272A" w:rsidR="006052DE" w:rsidRDefault="006052DE" w:rsidP="006052DE">
            <w:r w:rsidRPr="00457977">
              <w:t xml:space="preserve">Financial Hardship Enquiry </w:t>
            </w:r>
            <w:r>
              <w:t>–</w:t>
            </w:r>
            <w:r w:rsidRPr="00457977">
              <w:t xml:space="preserve"> </w:t>
            </w:r>
            <w:r>
              <w:t>Reminder</w:t>
            </w:r>
          </w:p>
        </w:tc>
        <w:tc>
          <w:tcPr>
            <w:tcW w:w="2828" w:type="dxa"/>
          </w:tcPr>
          <w:p w14:paraId="7C00F52B" w14:textId="240DFA02" w:rsidR="006052DE" w:rsidRDefault="006052DE" w:rsidP="006052DE">
            <w:r>
              <w:t>Yes</w:t>
            </w:r>
          </w:p>
        </w:tc>
        <w:tc>
          <w:tcPr>
            <w:tcW w:w="2828" w:type="dxa"/>
          </w:tcPr>
          <w:p w14:paraId="4BCA6629" w14:textId="473CEDDA" w:rsidR="006052DE" w:rsidRDefault="006052DE" w:rsidP="006052DE">
            <w:r>
              <w:t>Yes</w:t>
            </w:r>
          </w:p>
        </w:tc>
        <w:tc>
          <w:tcPr>
            <w:tcW w:w="2434" w:type="dxa"/>
          </w:tcPr>
          <w:p w14:paraId="1D7EBDD4" w14:textId="09E36495" w:rsidR="006052DE" w:rsidRDefault="006052DE" w:rsidP="006052DE">
            <w:r>
              <w:t>Yes</w:t>
            </w:r>
          </w:p>
        </w:tc>
      </w:tr>
      <w:tr w:rsidR="006052DE" w14:paraId="06C4834C" w14:textId="251685FA" w:rsidTr="005A2B7E">
        <w:tc>
          <w:tcPr>
            <w:tcW w:w="1552" w:type="dxa"/>
          </w:tcPr>
          <w:p w14:paraId="2B9C5A90" w14:textId="5DC1EE60" w:rsidR="006052DE" w:rsidRDefault="006052DE" w:rsidP="006052DE">
            <w:r>
              <w:t>FHBA</w:t>
            </w:r>
          </w:p>
        </w:tc>
        <w:tc>
          <w:tcPr>
            <w:tcW w:w="4306" w:type="dxa"/>
          </w:tcPr>
          <w:p w14:paraId="284B0E05" w14:textId="7249E11B" w:rsidR="006052DE" w:rsidRPr="00091C2A" w:rsidRDefault="006052DE" w:rsidP="006052DE">
            <w:r w:rsidRPr="00091C2A">
              <w:t>Financial Hardship Payment Arrangement Broken</w:t>
            </w:r>
          </w:p>
        </w:tc>
        <w:tc>
          <w:tcPr>
            <w:tcW w:w="2828" w:type="dxa"/>
          </w:tcPr>
          <w:p w14:paraId="6265A923" w14:textId="077D96D8" w:rsidR="006052DE" w:rsidRDefault="006052DE" w:rsidP="006052DE">
            <w:r>
              <w:t>Yes</w:t>
            </w:r>
          </w:p>
        </w:tc>
        <w:tc>
          <w:tcPr>
            <w:tcW w:w="2828" w:type="dxa"/>
          </w:tcPr>
          <w:p w14:paraId="71167CF4" w14:textId="78109D5B" w:rsidR="006052DE" w:rsidRDefault="006052DE" w:rsidP="006052DE">
            <w:r>
              <w:t>Yes</w:t>
            </w:r>
          </w:p>
        </w:tc>
        <w:tc>
          <w:tcPr>
            <w:tcW w:w="2434" w:type="dxa"/>
          </w:tcPr>
          <w:p w14:paraId="6C1E90A6" w14:textId="73964D4A" w:rsidR="006052DE" w:rsidRDefault="006052DE" w:rsidP="006052DE">
            <w:r>
              <w:t>Yes</w:t>
            </w:r>
          </w:p>
        </w:tc>
      </w:tr>
      <w:tr w:rsidR="006052DE" w14:paraId="1D7997A1" w14:textId="1EB52DD2" w:rsidTr="005A2B7E">
        <w:tc>
          <w:tcPr>
            <w:tcW w:w="1552" w:type="dxa"/>
          </w:tcPr>
          <w:p w14:paraId="146A589E" w14:textId="0ED2CB4B" w:rsidR="006052DE" w:rsidRDefault="006052DE" w:rsidP="006052DE">
            <w:r>
              <w:t>FHARRS</w:t>
            </w:r>
          </w:p>
        </w:tc>
        <w:tc>
          <w:tcPr>
            <w:tcW w:w="4306" w:type="dxa"/>
          </w:tcPr>
          <w:p w14:paraId="4ED66A7B" w14:textId="619AEEAF" w:rsidR="006052DE" w:rsidRPr="00091C2A" w:rsidRDefault="006052DE" w:rsidP="006052DE">
            <w:r w:rsidRPr="00091C2A">
              <w:t>Financial Hardship Payment Arrangement confirmed - Scheduled</w:t>
            </w:r>
          </w:p>
        </w:tc>
        <w:tc>
          <w:tcPr>
            <w:tcW w:w="2828" w:type="dxa"/>
          </w:tcPr>
          <w:p w14:paraId="12BFDCA9" w14:textId="30719170" w:rsidR="006052DE" w:rsidRDefault="006052DE" w:rsidP="006052DE">
            <w:r>
              <w:t>Yes</w:t>
            </w:r>
          </w:p>
        </w:tc>
        <w:tc>
          <w:tcPr>
            <w:tcW w:w="2828" w:type="dxa"/>
          </w:tcPr>
          <w:p w14:paraId="6580E90D" w14:textId="0D0715F8" w:rsidR="006052DE" w:rsidRPr="00091C2A" w:rsidRDefault="006052DE" w:rsidP="006052DE">
            <w:pPr>
              <w:rPr>
                <w:b/>
                <w:bCs/>
              </w:rPr>
            </w:pPr>
            <w:r w:rsidRPr="00091C2A">
              <w:rPr>
                <w:b/>
                <w:bCs/>
              </w:rPr>
              <w:t>No</w:t>
            </w:r>
          </w:p>
        </w:tc>
        <w:tc>
          <w:tcPr>
            <w:tcW w:w="2434" w:type="dxa"/>
          </w:tcPr>
          <w:p w14:paraId="27AB99BF" w14:textId="682013AE" w:rsidR="006052DE" w:rsidRPr="00091C2A" w:rsidRDefault="006052DE" w:rsidP="006052DE">
            <w:pPr>
              <w:rPr>
                <w:b/>
                <w:bCs/>
              </w:rPr>
            </w:pPr>
            <w:r>
              <w:t>Yes</w:t>
            </w:r>
          </w:p>
        </w:tc>
      </w:tr>
      <w:tr w:rsidR="006052DE" w14:paraId="23C66196" w14:textId="5543AC47" w:rsidTr="005A2B7E">
        <w:tc>
          <w:tcPr>
            <w:tcW w:w="1552" w:type="dxa"/>
          </w:tcPr>
          <w:p w14:paraId="40FCA74A" w14:textId="52E6A9FA" w:rsidR="006052DE" w:rsidRDefault="006052DE" w:rsidP="006052DE">
            <w:r>
              <w:t>FHARRV</w:t>
            </w:r>
          </w:p>
        </w:tc>
        <w:tc>
          <w:tcPr>
            <w:tcW w:w="4306" w:type="dxa"/>
          </w:tcPr>
          <w:p w14:paraId="37AAA9EC" w14:textId="54DD132D" w:rsidR="006052DE" w:rsidRDefault="006052DE" w:rsidP="006052DE">
            <w:r w:rsidRPr="00091C2A">
              <w:t xml:space="preserve">Financial Hardship Payment Arrangement confirmed - </w:t>
            </w:r>
            <w:r>
              <w:t>Variable</w:t>
            </w:r>
          </w:p>
        </w:tc>
        <w:tc>
          <w:tcPr>
            <w:tcW w:w="2828" w:type="dxa"/>
          </w:tcPr>
          <w:p w14:paraId="29459169" w14:textId="69CA0F7E" w:rsidR="006052DE" w:rsidRDefault="006052DE" w:rsidP="006052DE">
            <w:r>
              <w:t>Yes</w:t>
            </w:r>
          </w:p>
        </w:tc>
        <w:tc>
          <w:tcPr>
            <w:tcW w:w="2828" w:type="dxa"/>
          </w:tcPr>
          <w:p w14:paraId="6CE83857" w14:textId="5C3FC0C3" w:rsidR="006052DE" w:rsidRDefault="006052DE" w:rsidP="006052DE">
            <w:r w:rsidRPr="00091C2A">
              <w:rPr>
                <w:b/>
                <w:bCs/>
              </w:rPr>
              <w:t>No</w:t>
            </w:r>
          </w:p>
        </w:tc>
        <w:tc>
          <w:tcPr>
            <w:tcW w:w="2434" w:type="dxa"/>
          </w:tcPr>
          <w:p w14:paraId="2034FDE8" w14:textId="319FE788" w:rsidR="006052DE" w:rsidRPr="00091C2A" w:rsidRDefault="006052DE" w:rsidP="006052DE">
            <w:pPr>
              <w:rPr>
                <w:b/>
                <w:bCs/>
              </w:rPr>
            </w:pPr>
            <w:r>
              <w:t>Yes</w:t>
            </w:r>
          </w:p>
        </w:tc>
      </w:tr>
      <w:tr w:rsidR="006052DE" w14:paraId="2AA09953" w14:textId="6EC08752" w:rsidTr="005A2B7E">
        <w:tc>
          <w:tcPr>
            <w:tcW w:w="1552" w:type="dxa"/>
          </w:tcPr>
          <w:p w14:paraId="5C57BCEC" w14:textId="6F67114F" w:rsidR="006052DE" w:rsidRDefault="006052DE" w:rsidP="006052DE">
            <w:r>
              <w:t>FHOD</w:t>
            </w:r>
          </w:p>
        </w:tc>
        <w:tc>
          <w:tcPr>
            <w:tcW w:w="4306" w:type="dxa"/>
          </w:tcPr>
          <w:p w14:paraId="2CF78500" w14:textId="02692666" w:rsidR="006052DE" w:rsidRPr="00AF0C1B" w:rsidRDefault="006052DE" w:rsidP="006052DE">
            <w:r w:rsidRPr="00AF0C1B">
              <w:t>Financial Hardship Payment Arrangement Overdue</w:t>
            </w:r>
          </w:p>
        </w:tc>
        <w:tc>
          <w:tcPr>
            <w:tcW w:w="2828" w:type="dxa"/>
          </w:tcPr>
          <w:p w14:paraId="2EB60D9E" w14:textId="19B00881" w:rsidR="006052DE" w:rsidRDefault="006052DE" w:rsidP="006052DE">
            <w:r>
              <w:t>Yes</w:t>
            </w:r>
          </w:p>
        </w:tc>
        <w:tc>
          <w:tcPr>
            <w:tcW w:w="2828" w:type="dxa"/>
          </w:tcPr>
          <w:p w14:paraId="19353E38" w14:textId="1142E9E6" w:rsidR="006052DE" w:rsidRDefault="006052DE" w:rsidP="006052DE">
            <w:r>
              <w:t>Yes</w:t>
            </w:r>
          </w:p>
        </w:tc>
        <w:tc>
          <w:tcPr>
            <w:tcW w:w="2434" w:type="dxa"/>
          </w:tcPr>
          <w:p w14:paraId="6B143DFC" w14:textId="5E8226C5" w:rsidR="006052DE" w:rsidRDefault="006052DE" w:rsidP="006052DE">
            <w:r>
              <w:t>Yes</w:t>
            </w:r>
          </w:p>
        </w:tc>
      </w:tr>
      <w:tr w:rsidR="006052DE" w14:paraId="5756E7D8" w14:textId="50D2062F" w:rsidTr="005A2B7E">
        <w:tc>
          <w:tcPr>
            <w:tcW w:w="1552" w:type="dxa"/>
          </w:tcPr>
          <w:p w14:paraId="54FF03EC" w14:textId="01EB0FF4" w:rsidR="006052DE" w:rsidRDefault="006052DE" w:rsidP="006052DE">
            <w:r>
              <w:t>REM</w:t>
            </w:r>
          </w:p>
        </w:tc>
        <w:tc>
          <w:tcPr>
            <w:tcW w:w="4306" w:type="dxa"/>
          </w:tcPr>
          <w:p w14:paraId="564658B0" w14:textId="0D4EA344" w:rsidR="006052DE" w:rsidRPr="00AF0C1B" w:rsidRDefault="006052DE" w:rsidP="006052DE">
            <w:r w:rsidRPr="00AF0C1B">
              <w:t>Overdue reminder - Stay Connected</w:t>
            </w:r>
          </w:p>
        </w:tc>
        <w:tc>
          <w:tcPr>
            <w:tcW w:w="2828" w:type="dxa"/>
          </w:tcPr>
          <w:p w14:paraId="63C53D9D" w14:textId="4F13D666" w:rsidR="006052DE" w:rsidRDefault="006052DE" w:rsidP="006052DE">
            <w:r>
              <w:t>Yes</w:t>
            </w:r>
          </w:p>
        </w:tc>
        <w:tc>
          <w:tcPr>
            <w:tcW w:w="2828" w:type="dxa"/>
          </w:tcPr>
          <w:p w14:paraId="20D99C89" w14:textId="4714E996" w:rsidR="006052DE" w:rsidRDefault="006052DE" w:rsidP="006052DE">
            <w:r>
              <w:t>Yes</w:t>
            </w:r>
          </w:p>
        </w:tc>
        <w:tc>
          <w:tcPr>
            <w:tcW w:w="2434" w:type="dxa"/>
          </w:tcPr>
          <w:p w14:paraId="24441EAB" w14:textId="42162FA7" w:rsidR="006052DE" w:rsidRDefault="006052DE" w:rsidP="006052DE">
            <w:r>
              <w:t>Yes</w:t>
            </w:r>
          </w:p>
        </w:tc>
      </w:tr>
      <w:tr w:rsidR="006052DE" w14:paraId="5FF75400" w14:textId="552FA845" w:rsidTr="005A2B7E">
        <w:tc>
          <w:tcPr>
            <w:tcW w:w="1552" w:type="dxa"/>
          </w:tcPr>
          <w:p w14:paraId="79A66594" w14:textId="3706767A" w:rsidR="006052DE" w:rsidRDefault="006052DE" w:rsidP="006052DE">
            <w:r>
              <w:t>VT01</w:t>
            </w:r>
          </w:p>
        </w:tc>
        <w:tc>
          <w:tcPr>
            <w:tcW w:w="4306" w:type="dxa"/>
          </w:tcPr>
          <w:p w14:paraId="7F93CEA1" w14:textId="6D075120" w:rsidR="006052DE" w:rsidRPr="00AF0C1B" w:rsidRDefault="006052DE" w:rsidP="006052DE">
            <w:r w:rsidRPr="00AF0C1B">
              <w:t>Overdue reminder - Voluntary Disconnection</w:t>
            </w:r>
          </w:p>
        </w:tc>
        <w:tc>
          <w:tcPr>
            <w:tcW w:w="2828" w:type="dxa"/>
          </w:tcPr>
          <w:p w14:paraId="646AFE08" w14:textId="4A26DA6D" w:rsidR="006052DE" w:rsidRDefault="006052DE" w:rsidP="006052DE">
            <w:r>
              <w:t>Yes</w:t>
            </w:r>
          </w:p>
        </w:tc>
        <w:tc>
          <w:tcPr>
            <w:tcW w:w="2828" w:type="dxa"/>
          </w:tcPr>
          <w:p w14:paraId="77A0695F" w14:textId="4F966961" w:rsidR="006052DE" w:rsidRDefault="006052DE" w:rsidP="006052DE">
            <w:r>
              <w:t>Yes</w:t>
            </w:r>
          </w:p>
        </w:tc>
        <w:tc>
          <w:tcPr>
            <w:tcW w:w="2434" w:type="dxa"/>
          </w:tcPr>
          <w:p w14:paraId="205741AD" w14:textId="682EFC92" w:rsidR="006052DE" w:rsidRDefault="006052DE" w:rsidP="006052DE">
            <w:r>
              <w:t>Yes</w:t>
            </w:r>
          </w:p>
        </w:tc>
      </w:tr>
      <w:tr w:rsidR="006052DE" w14:paraId="14A7E215" w14:textId="656F3FDA" w:rsidTr="005A2B7E">
        <w:tc>
          <w:tcPr>
            <w:tcW w:w="1552" w:type="dxa"/>
          </w:tcPr>
          <w:p w14:paraId="640074D4" w14:textId="5CA7D16E" w:rsidR="006052DE" w:rsidRDefault="006052DE" w:rsidP="006052DE">
            <w:r>
              <w:t>NOSERVICE</w:t>
            </w:r>
          </w:p>
        </w:tc>
        <w:tc>
          <w:tcPr>
            <w:tcW w:w="4306" w:type="dxa"/>
          </w:tcPr>
          <w:p w14:paraId="008ED06C" w14:textId="4BE42BE9" w:rsidR="006052DE" w:rsidRPr="00AF0C1B" w:rsidRDefault="006052DE" w:rsidP="006052DE">
            <w:r w:rsidRPr="00AF0C1B">
              <w:t>Overdue reminder - Voluntary Port Out</w:t>
            </w:r>
          </w:p>
        </w:tc>
        <w:tc>
          <w:tcPr>
            <w:tcW w:w="2828" w:type="dxa"/>
          </w:tcPr>
          <w:p w14:paraId="01DE65D4" w14:textId="585589A6" w:rsidR="006052DE" w:rsidRDefault="006052DE" w:rsidP="006052DE">
            <w:r>
              <w:t>Yes</w:t>
            </w:r>
          </w:p>
        </w:tc>
        <w:tc>
          <w:tcPr>
            <w:tcW w:w="2828" w:type="dxa"/>
          </w:tcPr>
          <w:p w14:paraId="4BF51809" w14:textId="648E9638" w:rsidR="006052DE" w:rsidRDefault="006052DE" w:rsidP="006052DE">
            <w:r>
              <w:t>Yes</w:t>
            </w:r>
          </w:p>
        </w:tc>
        <w:tc>
          <w:tcPr>
            <w:tcW w:w="2434" w:type="dxa"/>
          </w:tcPr>
          <w:p w14:paraId="77F18A47" w14:textId="6D9C643F" w:rsidR="006052DE" w:rsidRDefault="006052DE" w:rsidP="006052DE">
            <w:r>
              <w:t>Yes</w:t>
            </w:r>
          </w:p>
        </w:tc>
      </w:tr>
      <w:tr w:rsidR="006052DE" w14:paraId="114F6643" w14:textId="1448349E" w:rsidTr="005A2B7E">
        <w:tc>
          <w:tcPr>
            <w:tcW w:w="1552" w:type="dxa"/>
          </w:tcPr>
          <w:p w14:paraId="2A0F7787" w14:textId="710D7EAC" w:rsidR="006052DE" w:rsidRDefault="006052DE" w:rsidP="006052DE">
            <w:r>
              <w:t>BROKENARR</w:t>
            </w:r>
          </w:p>
        </w:tc>
        <w:tc>
          <w:tcPr>
            <w:tcW w:w="4306" w:type="dxa"/>
          </w:tcPr>
          <w:p w14:paraId="2E693090" w14:textId="2DC1912F" w:rsidR="006052DE" w:rsidRPr="0000085F" w:rsidRDefault="006052DE" w:rsidP="006052DE">
            <w:r w:rsidRPr="0000085F">
              <w:t>Payment Arrangement Broken</w:t>
            </w:r>
          </w:p>
        </w:tc>
        <w:tc>
          <w:tcPr>
            <w:tcW w:w="2828" w:type="dxa"/>
          </w:tcPr>
          <w:p w14:paraId="1478D8D6" w14:textId="4D25D848" w:rsidR="006052DE" w:rsidRDefault="006052DE" w:rsidP="006052DE">
            <w:r>
              <w:t>Yes</w:t>
            </w:r>
          </w:p>
        </w:tc>
        <w:tc>
          <w:tcPr>
            <w:tcW w:w="2828" w:type="dxa"/>
          </w:tcPr>
          <w:p w14:paraId="7B233905" w14:textId="3FE71840" w:rsidR="006052DE" w:rsidRDefault="006052DE" w:rsidP="006052DE">
            <w:r>
              <w:t>Yes</w:t>
            </w:r>
          </w:p>
        </w:tc>
        <w:tc>
          <w:tcPr>
            <w:tcW w:w="2434" w:type="dxa"/>
          </w:tcPr>
          <w:p w14:paraId="311756B5" w14:textId="23BEC4B7" w:rsidR="006052DE" w:rsidRDefault="006052DE" w:rsidP="006052DE">
            <w:r>
              <w:t>Yes</w:t>
            </w:r>
          </w:p>
        </w:tc>
      </w:tr>
      <w:tr w:rsidR="006052DE" w14:paraId="636FD5FF" w14:textId="4F03243C" w:rsidTr="005A2B7E">
        <w:tc>
          <w:tcPr>
            <w:tcW w:w="1552" w:type="dxa"/>
          </w:tcPr>
          <w:p w14:paraId="54552CEC" w14:textId="75433E5F" w:rsidR="006052DE" w:rsidRDefault="006052DE" w:rsidP="006052DE">
            <w:r>
              <w:lastRenderedPageBreak/>
              <w:t>ARRS</w:t>
            </w:r>
          </w:p>
        </w:tc>
        <w:tc>
          <w:tcPr>
            <w:tcW w:w="4306" w:type="dxa"/>
          </w:tcPr>
          <w:p w14:paraId="62A940E9" w14:textId="66D432A2" w:rsidR="006052DE" w:rsidRPr="0000085F" w:rsidRDefault="006052DE" w:rsidP="006052DE">
            <w:r w:rsidRPr="0000085F">
              <w:t>Payment Arrangement confirmed - Scheduled</w:t>
            </w:r>
          </w:p>
        </w:tc>
        <w:tc>
          <w:tcPr>
            <w:tcW w:w="2828" w:type="dxa"/>
          </w:tcPr>
          <w:p w14:paraId="122C200F" w14:textId="1F9A1DC7" w:rsidR="006052DE" w:rsidRDefault="006052DE" w:rsidP="006052DE">
            <w:r>
              <w:t>Yes</w:t>
            </w:r>
          </w:p>
        </w:tc>
        <w:tc>
          <w:tcPr>
            <w:tcW w:w="2828" w:type="dxa"/>
          </w:tcPr>
          <w:p w14:paraId="41D6AB21" w14:textId="483EF669" w:rsidR="006052DE" w:rsidRDefault="006052DE" w:rsidP="006052DE">
            <w:r w:rsidRPr="00091C2A">
              <w:rPr>
                <w:b/>
                <w:bCs/>
              </w:rPr>
              <w:t>No</w:t>
            </w:r>
          </w:p>
        </w:tc>
        <w:tc>
          <w:tcPr>
            <w:tcW w:w="2434" w:type="dxa"/>
          </w:tcPr>
          <w:p w14:paraId="4691E365" w14:textId="688D75D2" w:rsidR="006052DE" w:rsidRPr="00091C2A" w:rsidRDefault="006052DE" w:rsidP="006052DE">
            <w:pPr>
              <w:rPr>
                <w:b/>
                <w:bCs/>
              </w:rPr>
            </w:pPr>
            <w:r>
              <w:t>Yes</w:t>
            </w:r>
          </w:p>
        </w:tc>
      </w:tr>
      <w:tr w:rsidR="006052DE" w14:paraId="175FCF01" w14:textId="27ACB77B" w:rsidTr="005A2B7E">
        <w:tc>
          <w:tcPr>
            <w:tcW w:w="1552" w:type="dxa"/>
          </w:tcPr>
          <w:p w14:paraId="7CF7645F" w14:textId="53D18048" w:rsidR="006052DE" w:rsidRDefault="006052DE" w:rsidP="006052DE">
            <w:r>
              <w:t>ARRV</w:t>
            </w:r>
          </w:p>
        </w:tc>
        <w:tc>
          <w:tcPr>
            <w:tcW w:w="4306" w:type="dxa"/>
          </w:tcPr>
          <w:p w14:paraId="39D28420" w14:textId="4D4E7764" w:rsidR="006052DE" w:rsidRDefault="006052DE" w:rsidP="006052DE">
            <w:r w:rsidRPr="0000085F">
              <w:t xml:space="preserve">Payment Arrangement confirmed - </w:t>
            </w:r>
            <w:r>
              <w:t>Variable</w:t>
            </w:r>
          </w:p>
        </w:tc>
        <w:tc>
          <w:tcPr>
            <w:tcW w:w="2828" w:type="dxa"/>
          </w:tcPr>
          <w:p w14:paraId="5C23A3F4" w14:textId="05D55572" w:rsidR="006052DE" w:rsidRDefault="006052DE" w:rsidP="006052DE">
            <w:r>
              <w:t>Yes</w:t>
            </w:r>
          </w:p>
        </w:tc>
        <w:tc>
          <w:tcPr>
            <w:tcW w:w="2828" w:type="dxa"/>
          </w:tcPr>
          <w:p w14:paraId="5E55A9CC" w14:textId="7055AC83" w:rsidR="006052DE" w:rsidRDefault="006052DE" w:rsidP="006052DE">
            <w:r w:rsidRPr="00091C2A">
              <w:rPr>
                <w:b/>
                <w:bCs/>
              </w:rPr>
              <w:t>No</w:t>
            </w:r>
          </w:p>
        </w:tc>
        <w:tc>
          <w:tcPr>
            <w:tcW w:w="2434" w:type="dxa"/>
          </w:tcPr>
          <w:p w14:paraId="2807B92F" w14:textId="15EDF539" w:rsidR="006052DE" w:rsidRPr="00091C2A" w:rsidRDefault="006052DE" w:rsidP="006052DE">
            <w:pPr>
              <w:rPr>
                <w:b/>
                <w:bCs/>
              </w:rPr>
            </w:pPr>
            <w:r>
              <w:t>Yes</w:t>
            </w:r>
          </w:p>
        </w:tc>
      </w:tr>
      <w:tr w:rsidR="006052DE" w14:paraId="4F0B0716" w14:textId="5763813C" w:rsidTr="005A2B7E">
        <w:tc>
          <w:tcPr>
            <w:tcW w:w="1552" w:type="dxa"/>
          </w:tcPr>
          <w:p w14:paraId="016EDB6B" w14:textId="448B00DA" w:rsidR="006052DE" w:rsidRDefault="006052DE" w:rsidP="006052DE">
            <w:r>
              <w:t>DPA1</w:t>
            </w:r>
          </w:p>
        </w:tc>
        <w:tc>
          <w:tcPr>
            <w:tcW w:w="4306" w:type="dxa"/>
          </w:tcPr>
          <w:p w14:paraId="14E450BF" w14:textId="3972E28C" w:rsidR="006052DE" w:rsidRPr="0000085F" w:rsidRDefault="006052DE" w:rsidP="006052DE">
            <w:r w:rsidRPr="0000085F">
              <w:t>Payment Arrangement Dishonoured</w:t>
            </w:r>
          </w:p>
        </w:tc>
        <w:tc>
          <w:tcPr>
            <w:tcW w:w="2828" w:type="dxa"/>
          </w:tcPr>
          <w:p w14:paraId="15FA5DB2" w14:textId="613ED27F" w:rsidR="006052DE" w:rsidRDefault="006052DE" w:rsidP="006052DE">
            <w:r>
              <w:t>Yes</w:t>
            </w:r>
          </w:p>
        </w:tc>
        <w:tc>
          <w:tcPr>
            <w:tcW w:w="2828" w:type="dxa"/>
          </w:tcPr>
          <w:p w14:paraId="40E93E62" w14:textId="421E4035" w:rsidR="006052DE" w:rsidRDefault="006052DE" w:rsidP="006052DE">
            <w:r>
              <w:t>Yes</w:t>
            </w:r>
          </w:p>
        </w:tc>
        <w:tc>
          <w:tcPr>
            <w:tcW w:w="2434" w:type="dxa"/>
          </w:tcPr>
          <w:p w14:paraId="1F61C02D" w14:textId="64E54FD1" w:rsidR="006052DE" w:rsidRDefault="006052DE" w:rsidP="006052DE">
            <w:r>
              <w:t>Yes</w:t>
            </w:r>
          </w:p>
        </w:tc>
      </w:tr>
    </w:tbl>
    <w:p w14:paraId="69BE39F1" w14:textId="77777777" w:rsidR="00533956" w:rsidRPr="00167548" w:rsidRDefault="00533956" w:rsidP="0066265F">
      <w:pPr>
        <w:spacing w:after="0"/>
      </w:pPr>
    </w:p>
    <w:p w14:paraId="4F706174" w14:textId="11D7B3A0" w:rsidR="00662D6E" w:rsidRPr="00167548" w:rsidRDefault="002B39D9" w:rsidP="00167548">
      <w:pPr>
        <w:pStyle w:val="Heading3"/>
        <w:spacing w:before="0" w:after="0"/>
        <w:rPr>
          <w:sz w:val="24"/>
          <w:szCs w:val="24"/>
        </w:rPr>
      </w:pPr>
      <w:r w:rsidRPr="00167548">
        <w:rPr>
          <w:sz w:val="24"/>
          <w:szCs w:val="24"/>
        </w:rPr>
        <w:t xml:space="preserve">Component – “How to Pay” </w:t>
      </w:r>
      <w:r w:rsidR="0066265F" w:rsidRPr="00167548">
        <w:rPr>
          <w:sz w:val="24"/>
          <w:szCs w:val="24"/>
        </w:rPr>
        <w:br/>
      </w:r>
    </w:p>
    <w:tbl>
      <w:tblPr>
        <w:tblStyle w:val="TableGrid"/>
        <w:tblW w:w="0" w:type="auto"/>
        <w:tblLook w:val="04A0" w:firstRow="1" w:lastRow="0" w:firstColumn="1" w:lastColumn="0" w:noHBand="0" w:noVBand="1"/>
      </w:tblPr>
      <w:tblGrid>
        <w:gridCol w:w="6974"/>
        <w:gridCol w:w="6974"/>
      </w:tblGrid>
      <w:tr w:rsidR="00D4550E" w:rsidRPr="00167548" w14:paraId="0FB10CAD" w14:textId="77777777" w:rsidTr="00D4550E">
        <w:tc>
          <w:tcPr>
            <w:tcW w:w="6974" w:type="dxa"/>
          </w:tcPr>
          <w:p w14:paraId="618672ED" w14:textId="0588EAB5" w:rsidR="00D4550E" w:rsidRPr="00167548" w:rsidRDefault="00D4550E" w:rsidP="0066265F">
            <w:pPr>
              <w:rPr>
                <w:b/>
                <w:bCs/>
              </w:rPr>
            </w:pPr>
            <w:r w:rsidRPr="00167548">
              <w:rPr>
                <w:b/>
                <w:bCs/>
              </w:rPr>
              <w:t>Copy</w:t>
            </w:r>
          </w:p>
        </w:tc>
        <w:tc>
          <w:tcPr>
            <w:tcW w:w="6974" w:type="dxa"/>
          </w:tcPr>
          <w:p w14:paraId="7DF3DEA3" w14:textId="39D7B8CF" w:rsidR="00D4550E" w:rsidRPr="00167548" w:rsidRDefault="00D4550E" w:rsidP="0066265F">
            <w:pPr>
              <w:rPr>
                <w:b/>
                <w:bCs/>
              </w:rPr>
            </w:pPr>
            <w:r w:rsidRPr="00167548">
              <w:rPr>
                <w:b/>
                <w:bCs/>
              </w:rPr>
              <w:t>Formatting example</w:t>
            </w:r>
          </w:p>
        </w:tc>
      </w:tr>
      <w:tr w:rsidR="00D4550E" w:rsidRPr="00167548" w14:paraId="46716C55" w14:textId="77777777" w:rsidTr="00D4550E">
        <w:tc>
          <w:tcPr>
            <w:tcW w:w="6974" w:type="dxa"/>
          </w:tcPr>
          <w:p w14:paraId="6F43F164" w14:textId="77777777" w:rsidR="00C951E1" w:rsidRPr="00167548" w:rsidRDefault="00C951E1" w:rsidP="0066265F">
            <w:pPr>
              <w:rPr>
                <w:b/>
                <w:bCs/>
              </w:rPr>
            </w:pPr>
            <w:r w:rsidRPr="00167548">
              <w:rPr>
                <w:b/>
                <w:bCs/>
              </w:rPr>
              <w:lastRenderedPageBreak/>
              <w:t>How to pay your account</w:t>
            </w:r>
          </w:p>
          <w:p w14:paraId="1C9087BC" w14:textId="77777777" w:rsidR="00C951E1" w:rsidRPr="00167548" w:rsidRDefault="00C951E1" w:rsidP="0066265F"/>
          <w:p w14:paraId="6FB3FB41" w14:textId="77777777" w:rsidR="00C951E1" w:rsidRPr="00167548" w:rsidRDefault="00C951E1" w:rsidP="0066265F">
            <w:pPr>
              <w:rPr>
                <w:b/>
                <w:bCs/>
              </w:rPr>
            </w:pPr>
            <w:r w:rsidRPr="00167548">
              <w:rPr>
                <w:b/>
                <w:bCs/>
              </w:rPr>
              <w:t xml:space="preserve">Pay online </w:t>
            </w:r>
          </w:p>
          <w:p w14:paraId="66BAE326" w14:textId="77777777" w:rsidR="00C951E1" w:rsidRPr="00167548" w:rsidRDefault="00C951E1" w:rsidP="0066265F"/>
          <w:p w14:paraId="2AA9106F" w14:textId="45BB911D" w:rsidR="00C951E1" w:rsidRPr="00167548" w:rsidRDefault="00C951E1" w:rsidP="0066265F">
            <w:r w:rsidRPr="00167548">
              <w:t xml:space="preserve">Open the </w:t>
            </w:r>
            <w:r w:rsidR="000D3209" w:rsidRPr="00167548">
              <w:rPr>
                <w:highlight w:val="yellow"/>
              </w:rPr>
              <w:t>ONEAPP NAME</w:t>
            </w:r>
            <w:r w:rsidRPr="00167548">
              <w:t xml:space="preserve"> app or hit “Pay Now” below and log in with your mobile or account number to pay online using credit/debit card*, PayPal, Apple Pay, Google Pay or Alipay.</w:t>
            </w:r>
          </w:p>
          <w:p w14:paraId="32E82DD2" w14:textId="77777777" w:rsidR="00C951E1" w:rsidRPr="00167548" w:rsidRDefault="00C951E1" w:rsidP="0066265F">
            <w:pPr>
              <w:rPr>
                <w:b/>
                <w:bCs/>
              </w:rPr>
            </w:pPr>
          </w:p>
          <w:p w14:paraId="10328D4F" w14:textId="629326D4" w:rsidR="00C951E1" w:rsidRPr="00167548" w:rsidRDefault="00C951E1" w:rsidP="0066265F">
            <w:pPr>
              <w:rPr>
                <w:b/>
                <w:bCs/>
              </w:rPr>
            </w:pPr>
            <w:r w:rsidRPr="00167548">
              <w:rPr>
                <w:b/>
                <w:bCs/>
                <w:color w:val="FF0000"/>
              </w:rPr>
              <w:t xml:space="preserve">BUTTON to </w:t>
            </w:r>
            <w:r w:rsidR="000D3209" w:rsidRPr="00167548">
              <w:rPr>
                <w:b/>
                <w:bCs/>
                <w:color w:val="FF0000"/>
              </w:rPr>
              <w:t>ONEAPP URL</w:t>
            </w:r>
            <w:r w:rsidRPr="00167548">
              <w:rPr>
                <w:b/>
                <w:bCs/>
                <w:color w:val="FF0000"/>
              </w:rPr>
              <w:t>:</w:t>
            </w:r>
            <w:r w:rsidRPr="00167548">
              <w:rPr>
                <w:b/>
                <w:bCs/>
              </w:rPr>
              <w:t xml:space="preserve"> Pay Now</w:t>
            </w:r>
          </w:p>
          <w:p w14:paraId="7E63D621" w14:textId="77777777" w:rsidR="00C951E1" w:rsidRPr="00167548" w:rsidRDefault="00C951E1" w:rsidP="0066265F">
            <w:pPr>
              <w:rPr>
                <w:b/>
                <w:bCs/>
              </w:rPr>
            </w:pPr>
          </w:p>
          <w:p w14:paraId="571AA64D" w14:textId="33C76C5A" w:rsidR="00C951E1" w:rsidDel="00AB775A" w:rsidRDefault="00C951E1" w:rsidP="0066265F">
            <w:pPr>
              <w:rPr>
                <w:del w:id="2" w:author="Gina Thompson" w:date="2026-03-10T09:12:00Z" w16du:dateUtc="2026-03-10T01:12:00Z"/>
                <w:b/>
                <w:bCs/>
              </w:rPr>
            </w:pPr>
            <w:del w:id="3" w:author="Gina Thompson" w:date="2026-03-10T09:12:00Z" w16du:dateUtc="2026-03-10T01:12:00Z">
              <w:r w:rsidRPr="00167548" w:rsidDel="00961262">
                <w:rPr>
                  <w:b/>
                  <w:bCs/>
                </w:rPr>
                <w:delText>Set up Direct Debit</w:delText>
              </w:r>
            </w:del>
            <w:ins w:id="4" w:author="Gina Thompson" w:date="2026-03-10T09:15:00Z" w16du:dateUtc="2026-03-10T01:15:00Z">
              <w:r w:rsidR="004E1AF5">
                <w:rPr>
                  <w:b/>
                  <w:bCs/>
                </w:rPr>
                <w:t>Pay over the phone</w:t>
              </w:r>
            </w:ins>
          </w:p>
          <w:p w14:paraId="7B25F2F0" w14:textId="77777777" w:rsidR="00AB775A" w:rsidRDefault="00AB775A" w:rsidP="0066265F">
            <w:pPr>
              <w:rPr>
                <w:ins w:id="5" w:author="Gina Thompson" w:date="2026-03-10T09:16:00Z" w16du:dateUtc="2026-03-10T01:16:00Z"/>
                <w:b/>
                <w:bCs/>
              </w:rPr>
            </w:pPr>
          </w:p>
          <w:p w14:paraId="53AC03B7" w14:textId="77777777" w:rsidR="004E1AF5" w:rsidRDefault="004E1AF5" w:rsidP="0066265F">
            <w:pPr>
              <w:rPr>
                <w:ins w:id="6" w:author="Gina Thompson" w:date="2026-03-10T09:15:00Z" w16du:dateUtc="2026-03-10T01:15:00Z"/>
                <w:b/>
                <w:bCs/>
              </w:rPr>
            </w:pPr>
          </w:p>
          <w:p w14:paraId="3557BF05" w14:textId="204E408F" w:rsidR="004E1AF5" w:rsidRPr="00167548" w:rsidRDefault="004E1AF5" w:rsidP="0066265F">
            <w:pPr>
              <w:rPr>
                <w:ins w:id="7" w:author="Gina Thompson" w:date="2026-03-10T09:15:00Z" w16du:dateUtc="2026-03-10T01:15:00Z"/>
                <w:b/>
                <w:bCs/>
              </w:rPr>
            </w:pPr>
            <w:ins w:id="8" w:author="Gina Thompson" w:date="2026-03-10T09:15:00Z" w16du:dateUtc="2026-03-10T01:15:00Z">
              <w:r w:rsidRPr="00167548">
                <w:t xml:space="preserve">Call </w:t>
              </w:r>
              <w:r w:rsidRPr="00167548">
                <w:rPr>
                  <w:highlight w:val="yellow"/>
                </w:rPr>
                <w:t>BRAND PHONE NUMBER</w:t>
              </w:r>
              <w:r w:rsidRPr="00167548">
                <w:t xml:space="preserve"> and pay by credit/debit card* over secure IVR</w:t>
              </w:r>
              <w:r>
                <w:t>.</w:t>
              </w:r>
            </w:ins>
          </w:p>
          <w:p w14:paraId="346AAA9F" w14:textId="04D0AAB3" w:rsidR="00C951E1" w:rsidRPr="00167548" w:rsidDel="00961262" w:rsidRDefault="00C951E1" w:rsidP="0066265F">
            <w:pPr>
              <w:rPr>
                <w:del w:id="9" w:author="Gina Thompson" w:date="2026-03-10T09:12:00Z" w16du:dateUtc="2026-03-10T01:12:00Z"/>
                <w:b/>
                <w:bCs/>
              </w:rPr>
            </w:pPr>
          </w:p>
          <w:p w14:paraId="7B2056A5" w14:textId="1667F0EB" w:rsidR="00C951E1" w:rsidRPr="00167548" w:rsidDel="00961262" w:rsidRDefault="00C951E1" w:rsidP="0066265F">
            <w:pPr>
              <w:rPr>
                <w:del w:id="10" w:author="Gina Thompson" w:date="2026-03-10T09:12:00Z" w16du:dateUtc="2026-03-10T01:12:00Z"/>
              </w:rPr>
            </w:pPr>
            <w:del w:id="11" w:author="Gina Thompson" w:date="2026-03-10T09:07:00Z" w16du:dateUtc="2026-03-10T01:07:00Z">
              <w:r w:rsidRPr="00167548" w:rsidDel="00F202FA">
                <w:delText>To</w:delText>
              </w:r>
            </w:del>
            <w:del w:id="12" w:author="Gina Thompson" w:date="2026-03-10T09:12:00Z" w16du:dateUtc="2026-03-10T01:12:00Z">
              <w:r w:rsidRPr="00167548" w:rsidDel="00961262">
                <w:delText xml:space="preserve"> set up an automatic direct debit from your nominated account</w:delText>
              </w:r>
            </w:del>
            <w:del w:id="13" w:author="Gina Thompson" w:date="2026-03-10T09:07:00Z" w16du:dateUtc="2026-03-10T01:07:00Z">
              <w:r w:rsidRPr="00167548" w:rsidDel="00F202FA">
                <w:delText>,</w:delText>
              </w:r>
            </w:del>
            <w:del w:id="14" w:author="Gina Thompson" w:date="2026-03-10T09:12:00Z" w16du:dateUtc="2026-03-10T01:12:00Z">
              <w:r w:rsidRPr="00167548" w:rsidDel="00961262">
                <w:delText xml:space="preserve"> </w:delText>
              </w:r>
            </w:del>
            <w:del w:id="15" w:author="Gina Thompson" w:date="2026-03-10T09:07:00Z" w16du:dateUtc="2026-03-10T01:07:00Z">
              <w:r w:rsidRPr="00167548" w:rsidDel="00F202FA">
                <w:delText>j</w:delText>
              </w:r>
            </w:del>
            <w:del w:id="16" w:author="Gina Thompson" w:date="2026-03-10T09:12:00Z" w16du:dateUtc="2026-03-10T01:12:00Z">
              <w:r w:rsidRPr="00167548" w:rsidDel="00961262">
                <w:delText xml:space="preserve">ust call us on </w:delText>
              </w:r>
              <w:r w:rsidR="000D3209" w:rsidRPr="00167548" w:rsidDel="00961262">
                <w:rPr>
                  <w:highlight w:val="yellow"/>
                </w:rPr>
                <w:delText>BRAND PHONE NUMBER</w:delText>
              </w:r>
              <w:r w:rsidRPr="00167548" w:rsidDel="00961262">
                <w:delText>.</w:delText>
              </w:r>
            </w:del>
          </w:p>
          <w:p w14:paraId="22A903AF" w14:textId="77777777" w:rsidR="00C951E1" w:rsidRPr="00167548" w:rsidRDefault="00C951E1" w:rsidP="0066265F"/>
          <w:p w14:paraId="48FF2146" w14:textId="77777777" w:rsidR="00C951E1" w:rsidRPr="00167548" w:rsidRDefault="00C951E1" w:rsidP="0066265F">
            <w:pPr>
              <w:rPr>
                <w:b/>
                <w:bCs/>
              </w:rPr>
            </w:pPr>
            <w:r w:rsidRPr="00167548">
              <w:rPr>
                <w:b/>
                <w:bCs/>
              </w:rPr>
              <w:t>Pay with BPAY®</w:t>
            </w:r>
          </w:p>
          <w:p w14:paraId="7EAC45F4" w14:textId="77777777" w:rsidR="00C951E1" w:rsidRPr="00167548" w:rsidRDefault="00C951E1" w:rsidP="0066265F"/>
          <w:p w14:paraId="1F819925" w14:textId="77777777" w:rsidR="00227632" w:rsidRDefault="00C951E1" w:rsidP="0066265F">
            <w:pPr>
              <w:rPr>
                <w:ins w:id="17" w:author="Gina Thompson" w:date="2026-03-10T09:12:00Z" w16du:dateUtc="2026-03-10T01:12:00Z"/>
              </w:rPr>
            </w:pPr>
            <w:r w:rsidRPr="00167548">
              <w:t>Use the Biller Code and Ref. number to pay via internet or phone banking services.</w:t>
            </w:r>
          </w:p>
          <w:p w14:paraId="6E0FB75C" w14:textId="77777777" w:rsidR="00961262" w:rsidRDefault="00961262" w:rsidP="0066265F">
            <w:pPr>
              <w:rPr>
                <w:ins w:id="18" w:author="Gina Thompson" w:date="2026-03-10T09:12:00Z" w16du:dateUtc="2026-03-10T01:12:00Z"/>
              </w:rPr>
            </w:pPr>
          </w:p>
          <w:p w14:paraId="574700D0" w14:textId="77777777" w:rsidR="00961262" w:rsidRPr="00167548" w:rsidRDefault="00961262" w:rsidP="00961262">
            <w:pPr>
              <w:rPr>
                <w:ins w:id="19" w:author="Gina Thompson" w:date="2026-03-10T09:12:00Z" w16du:dateUtc="2026-03-10T01:12:00Z"/>
                <w:b/>
                <w:bCs/>
              </w:rPr>
            </w:pPr>
            <w:ins w:id="20" w:author="Gina Thompson" w:date="2026-03-10T09:12:00Z" w16du:dateUtc="2026-03-10T01:12:00Z">
              <w:r w:rsidRPr="00167548">
                <w:rPr>
                  <w:b/>
                  <w:bCs/>
                </w:rPr>
                <w:t>Set up Direct Debit</w:t>
              </w:r>
            </w:ins>
          </w:p>
          <w:p w14:paraId="59F7088C" w14:textId="77777777" w:rsidR="00961262" w:rsidRPr="00167548" w:rsidRDefault="00961262" w:rsidP="00961262">
            <w:pPr>
              <w:rPr>
                <w:ins w:id="21" w:author="Gina Thompson" w:date="2026-03-10T09:12:00Z" w16du:dateUtc="2026-03-10T01:12:00Z"/>
                <w:b/>
                <w:bCs/>
              </w:rPr>
            </w:pPr>
          </w:p>
          <w:p w14:paraId="483C65F7" w14:textId="0F455DF0" w:rsidR="00961262" w:rsidRDefault="00961262" w:rsidP="0066265F">
            <w:pPr>
              <w:rPr>
                <w:ins w:id="22" w:author="Gina Thompson" w:date="2026-03-10T09:04:00Z" w16du:dateUtc="2026-03-10T01:04:00Z"/>
              </w:rPr>
            </w:pPr>
            <w:ins w:id="23" w:author="Gina Thompson" w:date="2026-03-10T09:12:00Z" w16du:dateUtc="2026-03-10T01:12:00Z">
              <w:r>
                <w:t>Once any overdue amount is paid, you can</w:t>
              </w:r>
              <w:r w:rsidRPr="00167548">
                <w:t xml:space="preserve"> set up an automatic direct debit from your nominated account</w:t>
              </w:r>
              <w:r>
                <w:t>.</w:t>
              </w:r>
              <w:r w:rsidRPr="00167548">
                <w:t xml:space="preserve"> </w:t>
              </w:r>
              <w:r>
                <w:t>J</w:t>
              </w:r>
              <w:r w:rsidRPr="00167548">
                <w:t xml:space="preserve">ust call us on </w:t>
              </w:r>
              <w:r w:rsidRPr="00167548">
                <w:rPr>
                  <w:highlight w:val="yellow"/>
                </w:rPr>
                <w:t>BRAND PHONE NUMBER</w:t>
              </w:r>
              <w:r w:rsidRPr="00167548">
                <w:t>.</w:t>
              </w:r>
            </w:ins>
          </w:p>
          <w:p w14:paraId="71ECDC3C" w14:textId="77777777" w:rsidR="00E24B8C" w:rsidRDefault="00E24B8C" w:rsidP="0066265F">
            <w:pPr>
              <w:rPr>
                <w:ins w:id="24" w:author="Gina Thompson" w:date="2026-03-10T09:04:00Z" w16du:dateUtc="2026-03-10T01:04:00Z"/>
              </w:rPr>
            </w:pPr>
          </w:p>
          <w:p w14:paraId="16400D43" w14:textId="685BBF93" w:rsidR="00E24B8C" w:rsidRPr="00167548" w:rsidRDefault="00E24B8C" w:rsidP="0066265F">
            <w:ins w:id="25" w:author="Gina Thompson" w:date="2026-03-10T09:04:00Z" w16du:dateUtc="2026-03-10T01:04:00Z">
              <w:r w:rsidRPr="00167548">
                <w:lastRenderedPageBreak/>
                <w:t xml:space="preserve">*Credit/debit card payments incur a processing fee which you will see on your next bill. This fee will be between 0.148% - 2.072%, plus GST, depending on the card used. For current details, please visit </w:t>
              </w:r>
              <w:r w:rsidRPr="00167548">
                <w:rPr>
                  <w:highlight w:val="yellow"/>
                </w:rPr>
                <w:t>WEBSITE URL</w:t>
              </w:r>
              <w:r w:rsidRPr="00167548">
                <w:t>.</w:t>
              </w:r>
            </w:ins>
            <w:ins w:id="26" w:author="Gina Thompson" w:date="2026-03-10T09:11:00Z" w16du:dateUtc="2026-03-10T01:11:00Z">
              <w:r w:rsidR="00FE1372">
                <w:t xml:space="preserve"> </w:t>
              </w:r>
              <w:r w:rsidR="00FE1372" w:rsidRPr="00167548">
                <w:t>Payments made via PayPal, Apple Pay, Google Pay and Alipay do not incur a processing fee.</w:t>
              </w:r>
            </w:ins>
          </w:p>
        </w:tc>
        <w:tc>
          <w:tcPr>
            <w:tcW w:w="6974" w:type="dxa"/>
          </w:tcPr>
          <w:p w14:paraId="32497099" w14:textId="3E93218B" w:rsidR="00D4550E" w:rsidRPr="00167548" w:rsidRDefault="000D3209" w:rsidP="0066265F">
            <w:r w:rsidRPr="00167548">
              <w:rPr>
                <w:noProof/>
              </w:rPr>
              <w:lastRenderedPageBreak/>
              <w:drawing>
                <wp:inline distT="0" distB="0" distL="0" distR="0" wp14:anchorId="2D7A97EE" wp14:editId="0C468EFC">
                  <wp:extent cx="3772535" cy="4250518"/>
                  <wp:effectExtent l="0" t="0" r="0" b="0"/>
                  <wp:docPr id="121271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7914" name=""/>
                          <pic:cNvPicPr/>
                        </pic:nvPicPr>
                        <pic:blipFill>
                          <a:blip r:embed="rId14"/>
                          <a:stretch>
                            <a:fillRect/>
                          </a:stretch>
                        </pic:blipFill>
                        <pic:spPr>
                          <a:xfrm>
                            <a:off x="0" y="0"/>
                            <a:ext cx="3779578" cy="4258454"/>
                          </a:xfrm>
                          <a:prstGeom prst="rect">
                            <a:avLst/>
                          </a:prstGeom>
                        </pic:spPr>
                      </pic:pic>
                    </a:graphicData>
                  </a:graphic>
                </wp:inline>
              </w:drawing>
            </w:r>
          </w:p>
        </w:tc>
      </w:tr>
      <w:tr w:rsidR="002336F9" w:rsidRPr="00167548" w14:paraId="596D0DEA" w14:textId="77777777" w:rsidTr="00A42A9C">
        <w:tc>
          <w:tcPr>
            <w:tcW w:w="13948" w:type="dxa"/>
            <w:gridSpan w:val="2"/>
          </w:tcPr>
          <w:p w14:paraId="5E661A14" w14:textId="77777777" w:rsidR="002336F9" w:rsidRPr="00167548" w:rsidRDefault="002336F9" w:rsidP="0066265F">
            <w:pPr>
              <w:rPr>
                <w:b/>
                <w:bCs/>
              </w:rPr>
            </w:pPr>
            <w:r w:rsidRPr="00167548">
              <w:rPr>
                <w:b/>
                <w:bCs/>
              </w:rPr>
              <w:t>Notes</w:t>
            </w:r>
          </w:p>
          <w:p w14:paraId="30848F8D" w14:textId="77777777" w:rsidR="002336F9" w:rsidRPr="00167548" w:rsidRDefault="002336F9" w:rsidP="0066265F"/>
          <w:p w14:paraId="419F999E" w14:textId="77777777" w:rsidR="002336F9" w:rsidRPr="00167548" w:rsidRDefault="005678C8" w:rsidP="0066265F">
            <w:r w:rsidRPr="00167548">
              <w:t xml:space="preserve">Formatting example is for an old Vodafone notice. DFA does not offer </w:t>
            </w:r>
            <w:r w:rsidR="00647919" w:rsidRPr="00167548">
              <w:t>Australia Post payments.</w:t>
            </w:r>
          </w:p>
          <w:p w14:paraId="63CBCBCA" w14:textId="77777777" w:rsidR="00647919" w:rsidRPr="00167548" w:rsidRDefault="00647919" w:rsidP="0066265F"/>
          <w:p w14:paraId="36363A73" w14:textId="2A302279" w:rsidR="00647919" w:rsidRPr="00167548" w:rsidRDefault="00184402" w:rsidP="0066265F">
            <w:r w:rsidRPr="00167548">
              <w:t>Some Collections notices have the “How to Pay” component but do NOT have the “Payment slip” component, so we must not refer to BPAY details being “below”.</w:t>
            </w:r>
          </w:p>
        </w:tc>
      </w:tr>
    </w:tbl>
    <w:p w14:paraId="2E33F645" w14:textId="77777777" w:rsidR="00592D5D" w:rsidRPr="00167548" w:rsidRDefault="00592D5D" w:rsidP="0066265F">
      <w:pPr>
        <w:spacing w:after="0"/>
      </w:pPr>
    </w:p>
    <w:p w14:paraId="16F6B9BB" w14:textId="5C528F94" w:rsidR="00BC6BCB" w:rsidRDefault="00BC6BCB" w:rsidP="0066265F">
      <w:pPr>
        <w:pStyle w:val="Heading3"/>
        <w:spacing w:before="0" w:after="0"/>
        <w:rPr>
          <w:sz w:val="24"/>
          <w:szCs w:val="24"/>
        </w:rPr>
      </w:pPr>
      <w:r w:rsidRPr="00167548">
        <w:rPr>
          <w:sz w:val="24"/>
          <w:szCs w:val="24"/>
        </w:rPr>
        <w:t xml:space="preserve">Component – “Payment Slip” </w:t>
      </w:r>
      <w:r w:rsidR="0066265F" w:rsidRPr="00167548">
        <w:rPr>
          <w:sz w:val="24"/>
          <w:szCs w:val="24"/>
        </w:rPr>
        <w:br/>
      </w:r>
    </w:p>
    <w:tbl>
      <w:tblPr>
        <w:tblStyle w:val="TableGrid"/>
        <w:tblW w:w="0" w:type="auto"/>
        <w:tblLook w:val="04A0" w:firstRow="1" w:lastRow="0" w:firstColumn="1" w:lastColumn="0" w:noHBand="0" w:noVBand="1"/>
      </w:tblPr>
      <w:tblGrid>
        <w:gridCol w:w="1411"/>
        <w:gridCol w:w="12537"/>
      </w:tblGrid>
      <w:tr w:rsidR="00533956" w:rsidRPr="00167548" w14:paraId="444218FE" w14:textId="77777777" w:rsidTr="005405F6">
        <w:tc>
          <w:tcPr>
            <w:tcW w:w="1129" w:type="dxa"/>
          </w:tcPr>
          <w:p w14:paraId="580236C3" w14:textId="77777777" w:rsidR="00533956" w:rsidRPr="00167548" w:rsidRDefault="00533956" w:rsidP="005405F6">
            <w:pPr>
              <w:rPr>
                <w:b/>
                <w:bCs/>
              </w:rPr>
            </w:pPr>
            <w:r w:rsidRPr="00167548">
              <w:rPr>
                <w:b/>
                <w:bCs/>
              </w:rPr>
              <w:t>Copy</w:t>
            </w:r>
          </w:p>
        </w:tc>
        <w:tc>
          <w:tcPr>
            <w:tcW w:w="12819" w:type="dxa"/>
          </w:tcPr>
          <w:tbl>
            <w:tblPr>
              <w:tblStyle w:val="TableGrid"/>
              <w:tblW w:w="12215" w:type="dxa"/>
              <w:tblLook w:val="04A0" w:firstRow="1" w:lastRow="0" w:firstColumn="1" w:lastColumn="0" w:noHBand="0" w:noVBand="1"/>
            </w:tblPr>
            <w:tblGrid>
              <w:gridCol w:w="4844"/>
              <w:gridCol w:w="4820"/>
              <w:gridCol w:w="2551"/>
            </w:tblGrid>
            <w:tr w:rsidR="00533956" w:rsidRPr="00167548" w14:paraId="2DF11630" w14:textId="77777777" w:rsidTr="005405F6">
              <w:tc>
                <w:tcPr>
                  <w:tcW w:w="4844" w:type="dxa"/>
                </w:tcPr>
                <w:p w14:paraId="67FBC67B" w14:textId="4E10AC9C" w:rsidR="00533956" w:rsidRPr="00167548" w:rsidRDefault="00533956" w:rsidP="005405F6">
                  <w:r w:rsidRPr="00167548">
                    <w:rPr>
                      <w:b/>
                      <w:bCs/>
                      <w:color w:val="FF0000"/>
                    </w:rPr>
                    <w:t>&lt;</w:t>
                  </w:r>
                  <w:r w:rsidRPr="00167548">
                    <w:rPr>
                      <w:b/>
                      <w:bCs/>
                      <w:color w:val="FF0000"/>
                      <w:highlight w:val="yellow"/>
                    </w:rPr>
                    <w:t>BRAND</w:t>
                  </w:r>
                  <w:r w:rsidRPr="00167548">
                    <w:rPr>
                      <w:b/>
                      <w:bCs/>
                      <w:color w:val="FF0000"/>
                    </w:rPr>
                    <w:t xml:space="preserve"> logo&gt;</w:t>
                  </w:r>
                  <w:r w:rsidRPr="00167548">
                    <w:br/>
                    <w:t xml:space="preserve">Set up direct debit with a credit/debit card*, bank account or PayPal via the </w:t>
                  </w:r>
                  <w:r w:rsidRPr="00167548">
                    <w:rPr>
                      <w:b/>
                      <w:bCs/>
                      <w:highlight w:val="yellow"/>
                    </w:rPr>
                    <w:t>ONEAPP NAME</w:t>
                  </w:r>
                  <w:r w:rsidRPr="00167548">
                    <w:t xml:space="preserve"> app or visit </w:t>
                  </w:r>
                  <w:r w:rsidR="003A1B7B">
                    <w:rPr>
                      <w:b/>
                      <w:bCs/>
                      <w:highlight w:val="yellow"/>
                    </w:rPr>
                    <w:t>ONEAPP</w:t>
                  </w:r>
                  <w:r w:rsidRPr="00533956">
                    <w:rPr>
                      <w:b/>
                      <w:bCs/>
                      <w:highlight w:val="yellow"/>
                    </w:rPr>
                    <w:t xml:space="preserve"> </w:t>
                  </w:r>
                  <w:r w:rsidRPr="00167548">
                    <w:rPr>
                      <w:b/>
                      <w:bCs/>
                      <w:highlight w:val="yellow"/>
                    </w:rPr>
                    <w:t>URL</w:t>
                  </w:r>
                  <w:r w:rsidRPr="00167548">
                    <w:br/>
                  </w:r>
                  <w:r w:rsidRPr="00167548">
                    <w:br/>
                  </w:r>
                  <w:r w:rsidRPr="00167548">
                    <w:rPr>
                      <w:b/>
                      <w:bCs/>
                      <w:color w:val="FF0000"/>
                    </w:rPr>
                    <w:t>&lt;Globe icon&gt;</w:t>
                  </w:r>
                  <w:r w:rsidRPr="00167548">
                    <w:br/>
                    <w:t xml:space="preserve">Pay online at </w:t>
                  </w:r>
                  <w:r w:rsidRPr="00167548">
                    <w:rPr>
                      <w:b/>
                      <w:bCs/>
                      <w:highlight w:val="yellow"/>
                    </w:rPr>
                    <w:t>WEBSITE URL</w:t>
                  </w:r>
                  <w:r w:rsidRPr="00167548">
                    <w:t xml:space="preserve"> or via the </w:t>
                  </w:r>
                  <w:r w:rsidR="008C3877" w:rsidRPr="008C3877">
                    <w:rPr>
                      <w:b/>
                      <w:bCs/>
                      <w:highlight w:val="yellow"/>
                    </w:rPr>
                    <w:t>ONEAPP NAME</w:t>
                  </w:r>
                  <w:r w:rsidRPr="00167548">
                    <w:t xml:space="preserve"> app using credit/debit card*, PayPal, Apple Pay, Google Pay or Alipay</w:t>
                  </w:r>
                </w:p>
              </w:tc>
              <w:tc>
                <w:tcPr>
                  <w:tcW w:w="4820" w:type="dxa"/>
                </w:tcPr>
                <w:p w14:paraId="40FA4F40" w14:textId="77777777" w:rsidR="00533956" w:rsidRPr="00167548" w:rsidRDefault="00533956" w:rsidP="005405F6">
                  <w:pPr>
                    <w:rPr>
                      <w:b/>
                      <w:bCs/>
                      <w:color w:val="FF0000"/>
                    </w:rPr>
                  </w:pPr>
                  <w:r w:rsidRPr="00167548">
                    <w:rPr>
                      <w:b/>
                      <w:bCs/>
                      <w:color w:val="FF0000"/>
                    </w:rPr>
                    <w:t>&lt;BPAY Section&gt;</w:t>
                  </w:r>
                  <w:r w:rsidRPr="00167548">
                    <w:rPr>
                      <w:b/>
                      <w:bCs/>
                      <w:color w:val="FF0000"/>
                    </w:rPr>
                    <w:br/>
                  </w:r>
                  <w:r w:rsidRPr="00167548">
                    <w:rPr>
                      <w:b/>
                      <w:bCs/>
                    </w:rPr>
                    <w:t xml:space="preserve">Biller Code: </w:t>
                  </w:r>
                  <w:r w:rsidRPr="00167548">
                    <w:rPr>
                      <w:b/>
                      <w:bCs/>
                      <w:color w:val="FF0000"/>
                    </w:rPr>
                    <w:t>&lt;XXXX&gt;</w:t>
                  </w:r>
                  <w:r w:rsidRPr="00167548">
                    <w:rPr>
                      <w:b/>
                      <w:bCs/>
                      <w:color w:val="FF0000"/>
                    </w:rPr>
                    <w:br/>
                  </w:r>
                  <w:r w:rsidRPr="00167548">
                    <w:rPr>
                      <w:b/>
                      <w:bCs/>
                    </w:rPr>
                    <w:t xml:space="preserve">Ref: </w:t>
                  </w:r>
                  <w:r w:rsidRPr="00167548">
                    <w:rPr>
                      <w:b/>
                      <w:bCs/>
                      <w:color w:val="FF0000"/>
                    </w:rPr>
                    <w:t xml:space="preserve">&lt;XXXX </w:t>
                  </w:r>
                  <w:proofErr w:type="spellStart"/>
                  <w:r w:rsidRPr="00167548">
                    <w:rPr>
                      <w:b/>
                      <w:bCs/>
                      <w:color w:val="FF0000"/>
                    </w:rPr>
                    <w:t>XXXX</w:t>
                  </w:r>
                  <w:proofErr w:type="spellEnd"/>
                  <w:r w:rsidRPr="00167548">
                    <w:rPr>
                      <w:b/>
                      <w:bCs/>
                      <w:color w:val="FF0000"/>
                    </w:rPr>
                    <w:t xml:space="preserve"> XXXX&gt;</w:t>
                  </w:r>
                </w:p>
                <w:p w14:paraId="5DBF19AC" w14:textId="77777777" w:rsidR="00533956" w:rsidRPr="00167548" w:rsidRDefault="00533956" w:rsidP="005405F6">
                  <w:pPr>
                    <w:rPr>
                      <w:b/>
                      <w:bCs/>
                    </w:rPr>
                  </w:pPr>
                </w:p>
                <w:p w14:paraId="0748CA02" w14:textId="77777777" w:rsidR="00533956" w:rsidRPr="00167548" w:rsidRDefault="00533956" w:rsidP="005405F6">
                  <w:pPr>
                    <w:rPr>
                      <w:b/>
                      <w:bCs/>
                    </w:rPr>
                  </w:pPr>
                  <w:r w:rsidRPr="00167548">
                    <w:rPr>
                      <w:b/>
                      <w:bCs/>
                    </w:rPr>
                    <w:t>Telephone &amp; Internet Banking – BPAY®</w:t>
                  </w:r>
                </w:p>
                <w:p w14:paraId="0E7A5F22" w14:textId="77777777" w:rsidR="00533956" w:rsidRPr="00167548" w:rsidRDefault="00533956" w:rsidP="005405F6">
                  <w:r w:rsidRPr="00167548">
                    <w:t>Contact your bank or financial institution to make this payment from your cheque, savings, debit, credit card or transaction account. More info: www.bpay.com.au</w:t>
                  </w:r>
                </w:p>
              </w:tc>
              <w:tc>
                <w:tcPr>
                  <w:tcW w:w="2551" w:type="dxa"/>
                </w:tcPr>
                <w:p w14:paraId="07A05BDE" w14:textId="77777777" w:rsidR="00533956" w:rsidRPr="00167548" w:rsidRDefault="00533956" w:rsidP="005405F6">
                  <w:r w:rsidRPr="00167548">
                    <w:rPr>
                      <w:b/>
                      <w:bCs/>
                      <w:color w:val="FF0000"/>
                    </w:rPr>
                    <w:t>&lt;Phone icon&gt;</w:t>
                  </w:r>
                  <w:r w:rsidRPr="00167548">
                    <w:br/>
                    <w:t xml:space="preserve">Call </w:t>
                  </w:r>
                  <w:r w:rsidRPr="00167548">
                    <w:rPr>
                      <w:highlight w:val="yellow"/>
                    </w:rPr>
                    <w:t>BRAND PHONE NUMBER</w:t>
                  </w:r>
                  <w:r w:rsidRPr="00167548">
                    <w:t xml:space="preserve"> and pay by credit/debit card* over secure IVR</w:t>
                  </w:r>
                </w:p>
              </w:tc>
            </w:tr>
            <w:tr w:rsidR="00533956" w:rsidRPr="00167548" w14:paraId="607EE905" w14:textId="77777777" w:rsidTr="005405F6">
              <w:tc>
                <w:tcPr>
                  <w:tcW w:w="12215" w:type="dxa"/>
                  <w:gridSpan w:val="3"/>
                </w:tcPr>
                <w:p w14:paraId="14ECEE4E" w14:textId="77777777" w:rsidR="00533956" w:rsidRPr="00167548" w:rsidRDefault="00533956" w:rsidP="005405F6">
                  <w:r w:rsidRPr="00167548">
                    <w:t xml:space="preserve">*Credit/debit card payments incur a processing fee which you will see on your next bill. This fee will be between 0.148% - 2.072%, plus GST, depending on the card used. For current details, please visit </w:t>
                  </w:r>
                  <w:r w:rsidRPr="00167548">
                    <w:rPr>
                      <w:highlight w:val="yellow"/>
                    </w:rPr>
                    <w:t>WEBSITE URL</w:t>
                  </w:r>
                  <w:r w:rsidRPr="00167548">
                    <w:t>. Payments made via PayPal, Apple Pay, Google Pay and Alipay do not incur a processing fee.</w:t>
                  </w:r>
                </w:p>
              </w:tc>
            </w:tr>
          </w:tbl>
          <w:p w14:paraId="7FBE57FA" w14:textId="77777777" w:rsidR="00533956" w:rsidRPr="00167548" w:rsidRDefault="00533956" w:rsidP="005405F6">
            <w:pPr>
              <w:rPr>
                <w:b/>
                <w:bCs/>
              </w:rPr>
            </w:pPr>
          </w:p>
        </w:tc>
      </w:tr>
      <w:tr w:rsidR="00533956" w:rsidRPr="00167548" w14:paraId="1F376894" w14:textId="77777777" w:rsidTr="005405F6">
        <w:tc>
          <w:tcPr>
            <w:tcW w:w="1129" w:type="dxa"/>
          </w:tcPr>
          <w:p w14:paraId="36C595D3" w14:textId="77777777" w:rsidR="00533956" w:rsidRPr="00167548" w:rsidRDefault="00533956" w:rsidP="005405F6">
            <w:r w:rsidRPr="00167548">
              <w:rPr>
                <w:b/>
                <w:bCs/>
              </w:rPr>
              <w:lastRenderedPageBreak/>
              <w:t>Formatting example</w:t>
            </w:r>
          </w:p>
        </w:tc>
        <w:tc>
          <w:tcPr>
            <w:tcW w:w="12819" w:type="dxa"/>
          </w:tcPr>
          <w:p w14:paraId="5511996A" w14:textId="77777777" w:rsidR="00533956" w:rsidRPr="00167548" w:rsidRDefault="00533956" w:rsidP="005405F6">
            <w:r w:rsidRPr="00167548">
              <w:rPr>
                <w:noProof/>
              </w:rPr>
              <w:drawing>
                <wp:inline distT="0" distB="0" distL="0" distR="0" wp14:anchorId="4E0FB6F1" wp14:editId="4BEA2A98">
                  <wp:extent cx="7096125" cy="1762589"/>
                  <wp:effectExtent l="0" t="0" r="0" b="9525"/>
                  <wp:docPr id="48799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7699" name=""/>
                          <pic:cNvPicPr/>
                        </pic:nvPicPr>
                        <pic:blipFill>
                          <a:blip r:embed="rId15"/>
                          <a:stretch>
                            <a:fillRect/>
                          </a:stretch>
                        </pic:blipFill>
                        <pic:spPr>
                          <a:xfrm>
                            <a:off x="0" y="0"/>
                            <a:ext cx="7097994" cy="1763053"/>
                          </a:xfrm>
                          <a:prstGeom prst="rect">
                            <a:avLst/>
                          </a:prstGeom>
                        </pic:spPr>
                      </pic:pic>
                    </a:graphicData>
                  </a:graphic>
                </wp:inline>
              </w:drawing>
            </w:r>
          </w:p>
        </w:tc>
      </w:tr>
      <w:tr w:rsidR="00533956" w:rsidRPr="00167548" w14:paraId="64AFF9D1" w14:textId="77777777" w:rsidTr="005405F6">
        <w:tc>
          <w:tcPr>
            <w:tcW w:w="13948" w:type="dxa"/>
            <w:gridSpan w:val="2"/>
          </w:tcPr>
          <w:p w14:paraId="2BB3ACEA" w14:textId="77777777" w:rsidR="00533956" w:rsidRPr="00167548" w:rsidRDefault="00533956" w:rsidP="005405F6">
            <w:pPr>
              <w:rPr>
                <w:b/>
                <w:bCs/>
              </w:rPr>
            </w:pPr>
            <w:r w:rsidRPr="00167548">
              <w:rPr>
                <w:b/>
                <w:bCs/>
              </w:rPr>
              <w:t>Notes</w:t>
            </w:r>
          </w:p>
          <w:p w14:paraId="26FD5ADC" w14:textId="77777777" w:rsidR="00533956" w:rsidRPr="00167548" w:rsidRDefault="00533956" w:rsidP="005405F6"/>
          <w:p w14:paraId="60937932" w14:textId="77777777" w:rsidR="00533956" w:rsidRPr="00167548" w:rsidRDefault="00533956" w:rsidP="005405F6">
            <w:r w:rsidRPr="00167548">
              <w:t>Formatting example is a mock to be updated.</w:t>
            </w:r>
          </w:p>
          <w:p w14:paraId="149D53C0" w14:textId="77777777" w:rsidR="00533956" w:rsidRPr="00167548" w:rsidRDefault="00533956" w:rsidP="005405F6"/>
          <w:p w14:paraId="72A2A565" w14:textId="77777777" w:rsidR="00533956" w:rsidRPr="00167548" w:rsidRDefault="00533956" w:rsidP="005405F6">
            <w:r w:rsidRPr="00167548">
              <w:t>BPAY content is dictated by the provider and cannot be changed.</w:t>
            </w:r>
          </w:p>
        </w:tc>
      </w:tr>
    </w:tbl>
    <w:p w14:paraId="48FE1F43" w14:textId="77777777" w:rsidR="00533956" w:rsidRDefault="00533956" w:rsidP="006052DE">
      <w:pPr>
        <w:spacing w:after="0"/>
      </w:pPr>
    </w:p>
    <w:p w14:paraId="1C7C2525" w14:textId="4FF53586" w:rsidR="006052DE" w:rsidRDefault="006052DE" w:rsidP="006052DE">
      <w:pPr>
        <w:pStyle w:val="Heading3"/>
        <w:spacing w:before="0" w:after="0"/>
        <w:rPr>
          <w:sz w:val="24"/>
          <w:szCs w:val="24"/>
        </w:rPr>
      </w:pPr>
      <w:r w:rsidRPr="006052DE">
        <w:rPr>
          <w:sz w:val="24"/>
          <w:szCs w:val="24"/>
        </w:rPr>
        <w:t>Component – “Security footer”</w:t>
      </w:r>
    </w:p>
    <w:p w14:paraId="6B577552" w14:textId="77777777" w:rsidR="006052DE" w:rsidRPr="006052DE" w:rsidRDefault="006052DE" w:rsidP="006052DE">
      <w:pPr>
        <w:spacing w:after="0"/>
      </w:pPr>
    </w:p>
    <w:tbl>
      <w:tblPr>
        <w:tblStyle w:val="TableGrid"/>
        <w:tblW w:w="0" w:type="auto"/>
        <w:tblLook w:val="04A0" w:firstRow="1" w:lastRow="0" w:firstColumn="1" w:lastColumn="0" w:noHBand="0" w:noVBand="1"/>
      </w:tblPr>
      <w:tblGrid>
        <w:gridCol w:w="1411"/>
        <w:gridCol w:w="12537"/>
      </w:tblGrid>
      <w:tr w:rsidR="006052DE" w:rsidRPr="00167548" w14:paraId="39C4F069" w14:textId="77777777" w:rsidTr="00E467F5">
        <w:tc>
          <w:tcPr>
            <w:tcW w:w="1129" w:type="dxa"/>
          </w:tcPr>
          <w:p w14:paraId="09B65BE0" w14:textId="77777777" w:rsidR="006052DE" w:rsidRPr="00167548" w:rsidRDefault="006052DE" w:rsidP="006052DE">
            <w:pPr>
              <w:rPr>
                <w:b/>
                <w:bCs/>
              </w:rPr>
            </w:pPr>
            <w:r w:rsidRPr="00167548">
              <w:rPr>
                <w:b/>
                <w:bCs/>
              </w:rPr>
              <w:t>Copy</w:t>
            </w:r>
          </w:p>
        </w:tc>
        <w:tc>
          <w:tcPr>
            <w:tcW w:w="12819" w:type="dxa"/>
          </w:tcPr>
          <w:p w14:paraId="183B917E" w14:textId="77777777" w:rsidR="006052DE" w:rsidRDefault="006052DE" w:rsidP="006052DE">
            <w:pPr>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40495AAD" w14:textId="77777777" w:rsidR="006052DE" w:rsidRDefault="006052DE" w:rsidP="006052DE">
            <w:pPr>
              <w:rPr>
                <w:rFonts w:cstheme="minorHAnsi"/>
              </w:rPr>
            </w:pPr>
          </w:p>
          <w:p w14:paraId="26A8EE26" w14:textId="592878C3" w:rsidR="006052DE" w:rsidRPr="00167548" w:rsidRDefault="006052DE" w:rsidP="006052DE">
            <w:pPr>
              <w:rPr>
                <w:b/>
                <w:bCs/>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tc>
      </w:tr>
      <w:tr w:rsidR="006052DE" w:rsidRPr="00167548" w14:paraId="00BE1D31" w14:textId="77777777" w:rsidTr="00E467F5">
        <w:tc>
          <w:tcPr>
            <w:tcW w:w="1129" w:type="dxa"/>
          </w:tcPr>
          <w:p w14:paraId="5347C65B" w14:textId="77777777" w:rsidR="006052DE" w:rsidRPr="00167548" w:rsidRDefault="006052DE" w:rsidP="00E467F5">
            <w:r w:rsidRPr="00167548">
              <w:rPr>
                <w:b/>
                <w:bCs/>
              </w:rPr>
              <w:t>Formatting example</w:t>
            </w:r>
          </w:p>
        </w:tc>
        <w:tc>
          <w:tcPr>
            <w:tcW w:w="12819" w:type="dxa"/>
          </w:tcPr>
          <w:p w14:paraId="03918593" w14:textId="2AAD308B" w:rsidR="006052DE" w:rsidRPr="00167548" w:rsidRDefault="00763F7B" w:rsidP="00E467F5">
            <w:r w:rsidRPr="00763F7B">
              <w:rPr>
                <w:noProof/>
              </w:rPr>
              <w:drawing>
                <wp:inline distT="0" distB="0" distL="0" distR="0" wp14:anchorId="512BFC3E" wp14:editId="1F78B5C2">
                  <wp:extent cx="6801799" cy="1086002"/>
                  <wp:effectExtent l="0" t="0" r="0" b="0"/>
                  <wp:docPr id="188118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8145" name=""/>
                          <pic:cNvPicPr/>
                        </pic:nvPicPr>
                        <pic:blipFill>
                          <a:blip r:embed="rId16"/>
                          <a:stretch>
                            <a:fillRect/>
                          </a:stretch>
                        </pic:blipFill>
                        <pic:spPr>
                          <a:xfrm>
                            <a:off x="0" y="0"/>
                            <a:ext cx="6801799" cy="1086002"/>
                          </a:xfrm>
                          <a:prstGeom prst="rect">
                            <a:avLst/>
                          </a:prstGeom>
                        </pic:spPr>
                      </pic:pic>
                    </a:graphicData>
                  </a:graphic>
                </wp:inline>
              </w:drawing>
            </w:r>
          </w:p>
        </w:tc>
      </w:tr>
      <w:tr w:rsidR="006052DE" w:rsidRPr="00167548" w14:paraId="0F531ADD" w14:textId="77777777" w:rsidTr="00E467F5">
        <w:tc>
          <w:tcPr>
            <w:tcW w:w="13948" w:type="dxa"/>
            <w:gridSpan w:val="2"/>
          </w:tcPr>
          <w:p w14:paraId="18728A8A" w14:textId="77777777" w:rsidR="006052DE" w:rsidRDefault="006052DE" w:rsidP="00E467F5">
            <w:pPr>
              <w:rPr>
                <w:b/>
                <w:bCs/>
              </w:rPr>
            </w:pPr>
            <w:r w:rsidRPr="00167548">
              <w:rPr>
                <w:b/>
                <w:bCs/>
              </w:rPr>
              <w:t>Notes</w:t>
            </w:r>
          </w:p>
          <w:p w14:paraId="66566993" w14:textId="77777777" w:rsidR="00763F7B" w:rsidRDefault="00763F7B" w:rsidP="00E467F5">
            <w:pPr>
              <w:rPr>
                <w:b/>
                <w:bCs/>
              </w:rPr>
            </w:pPr>
          </w:p>
          <w:p w14:paraId="224E55A2" w14:textId="439C0B43" w:rsidR="00763F7B" w:rsidRPr="00763F7B" w:rsidRDefault="00763F7B" w:rsidP="00E467F5">
            <w:r w:rsidRPr="00167548">
              <w:lastRenderedPageBreak/>
              <w:t>Formatting example is a mock to be updated.</w:t>
            </w:r>
          </w:p>
          <w:p w14:paraId="7D398A46" w14:textId="77777777" w:rsidR="006052DE" w:rsidRPr="00167548" w:rsidRDefault="006052DE" w:rsidP="00E467F5"/>
          <w:p w14:paraId="45775DB7" w14:textId="1B8DD91C" w:rsidR="006052DE" w:rsidRPr="00167548" w:rsidRDefault="006052DE" w:rsidP="00E467F5">
            <w:r>
              <w:t>Standard footer at the end of every customer notice</w:t>
            </w:r>
            <w:r w:rsidRPr="00167548">
              <w:t>.</w:t>
            </w:r>
          </w:p>
        </w:tc>
      </w:tr>
    </w:tbl>
    <w:p w14:paraId="47E543FD" w14:textId="77777777" w:rsidR="006052DE" w:rsidRPr="00533956" w:rsidRDefault="006052DE" w:rsidP="00533956"/>
    <w:p w14:paraId="1079DA78" w14:textId="788E7065" w:rsidR="008A74D0" w:rsidRPr="00167548" w:rsidRDefault="008A74D0" w:rsidP="0066265F">
      <w:pPr>
        <w:pStyle w:val="Heading3"/>
        <w:spacing w:before="0" w:after="0"/>
        <w:rPr>
          <w:sz w:val="24"/>
          <w:szCs w:val="24"/>
        </w:rPr>
      </w:pPr>
      <w:bookmarkStart w:id="27" w:name="_Brand_variables"/>
      <w:bookmarkStart w:id="28" w:name="_Brand_variables_reference"/>
      <w:bookmarkEnd w:id="27"/>
      <w:bookmarkEnd w:id="28"/>
      <w:r w:rsidRPr="00167548">
        <w:rPr>
          <w:sz w:val="24"/>
          <w:szCs w:val="24"/>
        </w:rPr>
        <w:t xml:space="preserve">Email Notices </w:t>
      </w:r>
    </w:p>
    <w:p w14:paraId="67292F54" w14:textId="77777777" w:rsidR="008A74D0" w:rsidRPr="00167548" w:rsidRDefault="008A74D0" w:rsidP="0066265F">
      <w:pPr>
        <w:spacing w:after="0"/>
      </w:pPr>
    </w:p>
    <w:tbl>
      <w:tblPr>
        <w:tblStyle w:val="TableGrid"/>
        <w:tblW w:w="5000" w:type="pct"/>
        <w:tblLook w:val="04A0" w:firstRow="1" w:lastRow="0" w:firstColumn="1" w:lastColumn="0" w:noHBand="0" w:noVBand="1"/>
      </w:tblPr>
      <w:tblGrid>
        <w:gridCol w:w="2934"/>
        <w:gridCol w:w="2185"/>
        <w:gridCol w:w="8829"/>
      </w:tblGrid>
      <w:tr w:rsidR="0099509F" w:rsidRPr="00167548" w14:paraId="472BB547" w14:textId="77777777" w:rsidTr="006F0E93">
        <w:tc>
          <w:tcPr>
            <w:tcW w:w="2828" w:type="dxa"/>
          </w:tcPr>
          <w:p w14:paraId="4577C1C1" w14:textId="53D9B09F" w:rsidR="00F736FA" w:rsidRPr="00167548" w:rsidRDefault="00F736FA" w:rsidP="0066265F">
            <w:pPr>
              <w:rPr>
                <w:b/>
                <w:bCs/>
              </w:rPr>
            </w:pPr>
            <w:r w:rsidRPr="00167548">
              <w:rPr>
                <w:b/>
                <w:bCs/>
              </w:rPr>
              <w:t>Description &amp; Send notes</w:t>
            </w:r>
          </w:p>
        </w:tc>
        <w:tc>
          <w:tcPr>
            <w:tcW w:w="2206" w:type="dxa"/>
          </w:tcPr>
          <w:p w14:paraId="1E50DB2A" w14:textId="49E47D65" w:rsidR="00F736FA" w:rsidRPr="00167548" w:rsidRDefault="00BA02C8" w:rsidP="0066265F">
            <w:pPr>
              <w:rPr>
                <w:b/>
                <w:bCs/>
              </w:rPr>
            </w:pPr>
            <w:r w:rsidRPr="00167548">
              <w:rPr>
                <w:b/>
                <w:bCs/>
              </w:rPr>
              <w:t xml:space="preserve">Ref Code </w:t>
            </w:r>
          </w:p>
        </w:tc>
        <w:tc>
          <w:tcPr>
            <w:tcW w:w="8914" w:type="dxa"/>
          </w:tcPr>
          <w:p w14:paraId="1EF489C4" w14:textId="255B1A3C" w:rsidR="00F736FA" w:rsidRPr="00167548" w:rsidRDefault="00F736FA" w:rsidP="0066265F">
            <w:pPr>
              <w:rPr>
                <w:b/>
                <w:bCs/>
              </w:rPr>
            </w:pPr>
            <w:r w:rsidRPr="00167548">
              <w:rPr>
                <w:b/>
                <w:bCs/>
              </w:rPr>
              <w:t>Copy</w:t>
            </w:r>
          </w:p>
        </w:tc>
      </w:tr>
      <w:tr w:rsidR="0099509F" w:rsidRPr="00167548" w14:paraId="40815519" w14:textId="77777777" w:rsidTr="006F0E93">
        <w:tc>
          <w:tcPr>
            <w:tcW w:w="2828" w:type="dxa"/>
          </w:tcPr>
          <w:p w14:paraId="5F20491B" w14:textId="56F284F3" w:rsidR="003C750E" w:rsidRPr="00167548" w:rsidRDefault="003C750E" w:rsidP="003C750E">
            <w:pPr>
              <w:rPr>
                <w:b/>
                <w:bCs/>
              </w:rPr>
            </w:pPr>
            <w:r w:rsidRPr="00167548">
              <w:rPr>
                <w:b/>
                <w:bCs/>
              </w:rPr>
              <w:t xml:space="preserve">Demand Notice </w:t>
            </w:r>
            <w:r w:rsidR="00323B7D">
              <w:rPr>
                <w:b/>
                <w:bCs/>
              </w:rPr>
              <w:t xml:space="preserve">1 </w:t>
            </w:r>
            <w:r w:rsidRPr="00167548">
              <w:rPr>
                <w:b/>
                <w:bCs/>
              </w:rPr>
              <w:t>- Pending Restriction (OBAR)</w:t>
            </w:r>
          </w:p>
          <w:p w14:paraId="1A80CF0A" w14:textId="77777777" w:rsidR="00F736FA" w:rsidRPr="00167548" w:rsidRDefault="00F736FA" w:rsidP="00D059A7">
            <w:pPr>
              <w:jc w:val="right"/>
            </w:pPr>
          </w:p>
          <w:p w14:paraId="65C450E3" w14:textId="1B7BDF94" w:rsidR="003C750E" w:rsidRPr="00167548" w:rsidRDefault="003C750E" w:rsidP="0066265F">
            <w:r w:rsidRPr="00167548">
              <w:t xml:space="preserve">Sent when </w:t>
            </w:r>
            <w:r w:rsidR="00B52969" w:rsidRPr="00167548">
              <w:t xml:space="preserve">account is overdue by </w:t>
            </w:r>
            <w:r w:rsidR="00323B7D">
              <w:t>3</w:t>
            </w:r>
            <w:r w:rsidR="00B52969" w:rsidRPr="00167548">
              <w:t xml:space="preserve"> days.</w:t>
            </w:r>
          </w:p>
          <w:p w14:paraId="7682554A" w14:textId="77777777" w:rsidR="00B52969" w:rsidRPr="00167548" w:rsidRDefault="00B52969" w:rsidP="0066265F"/>
          <w:p w14:paraId="22338D15" w14:textId="392037A6" w:rsidR="00B52969" w:rsidRPr="00167548" w:rsidRDefault="00323B7D" w:rsidP="0066265F">
            <w:r>
              <w:t xml:space="preserve">Restriction would occur after 10 days but there is </w:t>
            </w:r>
            <w:r w:rsidR="00AE76B2">
              <w:t xml:space="preserve">currently </w:t>
            </w:r>
            <w:r>
              <w:t>no r</w:t>
            </w:r>
            <w:r w:rsidR="00B52969" w:rsidRPr="00167548">
              <w:t xml:space="preserve">estriction </w:t>
            </w:r>
            <w:r>
              <w:t>activity in DFA</w:t>
            </w:r>
            <w:r w:rsidR="009F6068">
              <w:t xml:space="preserve">, so </w:t>
            </w:r>
            <w:r w:rsidR="00AE76B2">
              <w:t>we use “may” language in case OBAR restrictions are introduced for mobile services in the future</w:t>
            </w:r>
            <w:r w:rsidR="009F6068">
              <w:t>.</w:t>
            </w:r>
          </w:p>
        </w:tc>
        <w:tc>
          <w:tcPr>
            <w:tcW w:w="2206" w:type="dxa"/>
          </w:tcPr>
          <w:p w14:paraId="715C664F" w14:textId="0176734B" w:rsidR="00F736FA" w:rsidRPr="00167548" w:rsidRDefault="00BA02C8" w:rsidP="0066265F">
            <w:r w:rsidRPr="00167548">
              <w:t>TPG_OBAR</w:t>
            </w:r>
            <w:r w:rsidRPr="00167548">
              <w:br/>
            </w:r>
            <w:r w:rsidRPr="00167548">
              <w:br/>
              <w:t>IINET_OBAR</w:t>
            </w:r>
          </w:p>
          <w:p w14:paraId="718EF4CE" w14:textId="77777777" w:rsidR="00BA02C8" w:rsidRPr="00167548" w:rsidRDefault="00BA02C8" w:rsidP="00D059A7">
            <w:pPr>
              <w:jc w:val="right"/>
            </w:pPr>
          </w:p>
          <w:p w14:paraId="2EB82C55" w14:textId="44C29618" w:rsidR="00BA02C8" w:rsidRPr="00167548" w:rsidRDefault="00BA02C8" w:rsidP="0066265F"/>
        </w:tc>
        <w:tc>
          <w:tcPr>
            <w:tcW w:w="8914" w:type="dxa"/>
          </w:tcPr>
          <w:p w14:paraId="684CC82A" w14:textId="1E1DE8E6"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64A7F46F" w14:textId="77777777"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1A5925DC" w14:textId="7423E35D"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BA02C8" w:rsidRPr="00167548">
              <w:rPr>
                <w:color w:val="000000"/>
                <w:lang w:val="en-US"/>
              </w:rPr>
              <w:t xml:space="preserve">Your bill is </w:t>
            </w:r>
            <w:del w:id="29" w:author="Gina Thompson" w:date="2026-02-12T15:42:00Z" w16du:dateUtc="2026-02-12T07:42:00Z">
              <w:r w:rsidR="00BA02C8" w:rsidRPr="00167548" w:rsidDel="00CE3FB6">
                <w:rPr>
                  <w:color w:val="000000"/>
                  <w:lang w:val="en-US"/>
                </w:rPr>
                <w:delText xml:space="preserve">still </w:delText>
              </w:r>
            </w:del>
            <w:r w:rsidR="00BA02C8" w:rsidRPr="00167548">
              <w:rPr>
                <w:color w:val="000000"/>
                <w:lang w:val="en-US"/>
              </w:rPr>
              <w:t>overdue</w:t>
            </w:r>
          </w:p>
          <w:p w14:paraId="0A1A925E" w14:textId="77777777" w:rsidR="00F736FA" w:rsidRPr="00167548" w:rsidRDefault="00F736FA" w:rsidP="00BA02C8"/>
          <w:p w14:paraId="572335AB" w14:textId="553E607F" w:rsidR="00BA02C8" w:rsidRPr="000D2AE2" w:rsidRDefault="00BA02C8" w:rsidP="00175DAC">
            <w:pPr>
              <w:pStyle w:val="Heading3"/>
              <w:rPr>
                <w:rFonts w:eastAsia="Times New Roman"/>
                <w:b/>
                <w:bCs/>
                <w:color w:val="auto"/>
                <w:lang w:eastAsia="en-AU"/>
              </w:rPr>
            </w:pPr>
            <w:r w:rsidRPr="000D2AE2">
              <w:rPr>
                <w:rFonts w:eastAsia="Times New Roman"/>
                <w:b/>
                <w:bCs/>
                <w:color w:val="auto"/>
                <w:lang w:eastAsia="en-AU"/>
              </w:rPr>
              <w:t>Important Notice</w:t>
            </w:r>
            <w:ins w:id="30" w:author="Gina Thompson" w:date="2026-02-12T15:42:00Z" w16du:dateUtc="2026-02-12T07:42:00Z">
              <w:r w:rsidR="008936A1" w:rsidRPr="000D2AE2">
                <w:rPr>
                  <w:rFonts w:eastAsia="Times New Roman"/>
                  <w:b/>
                  <w:bCs/>
                  <w:color w:val="auto"/>
                  <w:lang w:eastAsia="en-AU"/>
                </w:rPr>
                <w:t xml:space="preserve"> – Please Read: Your </w:t>
              </w:r>
            </w:ins>
            <w:ins w:id="31" w:author="Gina Thompson" w:date="2026-02-12T16:11:00Z" w16du:dateUtc="2026-02-12T08:11:00Z">
              <w:r w:rsidR="00D101C7" w:rsidRPr="000D2AE2">
                <w:rPr>
                  <w:rFonts w:eastAsia="Times New Roman"/>
                  <w:b/>
                  <w:bCs/>
                  <w:color w:val="auto"/>
                  <w:lang w:eastAsia="en-AU"/>
                </w:rPr>
                <w:t>account</w:t>
              </w:r>
            </w:ins>
            <w:ins w:id="32" w:author="Gina Thompson" w:date="2026-02-12T15:42:00Z" w16du:dateUtc="2026-02-12T07:42:00Z">
              <w:r w:rsidR="008936A1" w:rsidRPr="000D2AE2">
                <w:rPr>
                  <w:rFonts w:eastAsia="Times New Roman"/>
                  <w:b/>
                  <w:bCs/>
                  <w:color w:val="auto"/>
                  <w:lang w:eastAsia="en-AU"/>
                </w:rPr>
                <w:t xml:space="preserve"> is ove</w:t>
              </w:r>
            </w:ins>
            <w:ins w:id="33" w:author="Gina Thompson" w:date="2026-02-12T16:11:00Z" w16du:dateUtc="2026-02-12T08:11:00Z">
              <w:r w:rsidR="00D101C7" w:rsidRPr="000D2AE2">
                <w:rPr>
                  <w:rFonts w:eastAsia="Times New Roman"/>
                  <w:b/>
                  <w:bCs/>
                  <w:color w:val="auto"/>
                  <w:lang w:eastAsia="en-AU"/>
                </w:rPr>
                <w:t>r</w:t>
              </w:r>
            </w:ins>
            <w:ins w:id="34" w:author="Gina Thompson" w:date="2026-02-12T15:42:00Z" w16du:dateUtc="2026-02-12T07:42:00Z">
              <w:r w:rsidR="008936A1" w:rsidRPr="000D2AE2">
                <w:rPr>
                  <w:rFonts w:eastAsia="Times New Roman"/>
                  <w:b/>
                  <w:bCs/>
                  <w:color w:val="auto"/>
                  <w:lang w:eastAsia="en-AU"/>
                </w:rPr>
                <w:t xml:space="preserve">due </w:t>
              </w:r>
            </w:ins>
          </w:p>
          <w:p w14:paraId="7CCEB9C2" w14:textId="77777777" w:rsidR="00BA02C8" w:rsidRPr="00167548" w:rsidRDefault="00BA02C8" w:rsidP="00BA02C8">
            <w:pPr>
              <w:autoSpaceDE w:val="0"/>
              <w:autoSpaceDN w:val="0"/>
              <w:adjustRightInd w:val="0"/>
              <w:rPr>
                <w:rFonts w:eastAsia="Times New Roman" w:cs="Arial"/>
                <w:b/>
                <w:bCs/>
                <w:lang w:eastAsia="en-AU"/>
              </w:rPr>
            </w:pPr>
          </w:p>
          <w:p w14:paraId="21B9431C" w14:textId="5E9C19AE" w:rsidR="00BA02C8" w:rsidRPr="00167548" w:rsidRDefault="00BA02C8" w:rsidP="00BA02C8">
            <w:pPr>
              <w:autoSpaceDE w:val="0"/>
              <w:autoSpaceDN w:val="0"/>
              <w:adjustRightInd w:val="0"/>
              <w:rPr>
                <w:rFonts w:eastAsia="Times New Roman" w:cs="Arial"/>
                <w:b/>
                <w:bCs/>
                <w:color w:val="FF0000"/>
                <w:lang w:eastAsia="en-AU"/>
              </w:rPr>
            </w:pPr>
            <w:r w:rsidRPr="00167548">
              <w:rPr>
                <w:rFonts w:eastAsia="Times New Roman" w:cs="Arial"/>
                <w:lang w:eastAsia="en-AU"/>
              </w:rPr>
              <w:t xml:space="preserve">Hi </w:t>
            </w:r>
            <w:proofErr w:type="spellStart"/>
            <w:r w:rsidRPr="00167548">
              <w:rPr>
                <w:rFonts w:eastAsia="Times New Roman" w:cs="Arial"/>
                <w:highlight w:val="green"/>
                <w:lang w:eastAsia="en-AU"/>
              </w:rPr>
              <w:t>AccountTitle:FirstName:LastName</w:t>
            </w:r>
            <w:proofErr w:type="spellEnd"/>
            <w:r w:rsidR="00C06235">
              <w:rPr>
                <w:rFonts w:eastAsia="Times New Roman" w:cs="Arial"/>
                <w:lang w:eastAsia="en-AU"/>
              </w:rPr>
              <w:t>,</w:t>
            </w:r>
          </w:p>
          <w:p w14:paraId="5B5057EC" w14:textId="77777777" w:rsidR="00BA02C8" w:rsidRPr="00167548" w:rsidRDefault="00BA02C8" w:rsidP="00BA02C8">
            <w:pPr>
              <w:autoSpaceDE w:val="0"/>
              <w:autoSpaceDN w:val="0"/>
              <w:adjustRightInd w:val="0"/>
              <w:rPr>
                <w:rFonts w:eastAsia="Times New Roman" w:cs="Arial"/>
                <w:lang w:eastAsia="en-AU"/>
              </w:rPr>
            </w:pPr>
          </w:p>
          <w:p w14:paraId="3449CEE7" w14:textId="4C25B059" w:rsidR="00BA02C8" w:rsidRPr="00167548" w:rsidDel="009207F5" w:rsidRDefault="00BA02C8" w:rsidP="00BA02C8">
            <w:pPr>
              <w:autoSpaceDE w:val="0"/>
              <w:autoSpaceDN w:val="0"/>
              <w:adjustRightInd w:val="0"/>
              <w:rPr>
                <w:del w:id="35" w:author="Gina Thompson" w:date="2026-02-12T16:07:00Z" w16du:dateUtc="2026-02-12T08:07:00Z"/>
                <w:rFonts w:eastAsia="Times New Roman" w:cs="Arial"/>
                <w:lang w:eastAsia="en-AU"/>
              </w:rPr>
            </w:pPr>
            <w:del w:id="36" w:author="Gina Thompson" w:date="2026-02-12T16:07:00Z" w16du:dateUtc="2026-02-12T08:07:00Z">
              <w:r w:rsidRPr="00167548" w:rsidDel="009207F5">
                <w:rPr>
                  <w:rFonts w:eastAsia="Times New Roman" w:cs="Arial"/>
                  <w:lang w:eastAsia="en-AU"/>
                </w:rPr>
                <w:delText xml:space="preserve">Your account is overdue and scheduled for restriction from </w:delText>
              </w:r>
              <w:r w:rsidRPr="00167548" w:rsidDel="009207F5">
                <w:rPr>
                  <w:rFonts w:eastAsia="Times New Roman"/>
                  <w:highlight w:val="green"/>
                  <w:lang w:eastAsia="en-AU"/>
                </w:rPr>
                <w:delText>DD-MM-YYYY</w:delText>
              </w:r>
              <w:r w:rsidRPr="00167548" w:rsidDel="009207F5">
                <w:rPr>
                  <w:rFonts w:eastAsia="Times New Roman" w:cs="Arial"/>
                  <w:lang w:eastAsia="en-AU"/>
                </w:rPr>
                <w:delText xml:space="preserve">. If we don't receive payment, we'll have to suspend the service(s) on your account, and your minimum monthly charges will continue as per your contract whilst your service(s) are suspended. </w:delText>
              </w:r>
            </w:del>
          </w:p>
          <w:p w14:paraId="0E93496A" w14:textId="7CCEDED7" w:rsidR="00BA02C8" w:rsidRPr="00167548" w:rsidRDefault="00BA02C8" w:rsidP="00BA02C8">
            <w:pPr>
              <w:autoSpaceDE w:val="0"/>
              <w:autoSpaceDN w:val="0"/>
              <w:adjustRightInd w:val="0"/>
              <w:rPr>
                <w:rFonts w:eastAsia="Times New Roman" w:cs="Arial"/>
                <w:color w:val="0000FF"/>
                <w:u w:val="single"/>
                <w:lang w:eastAsia="en-AU"/>
              </w:rPr>
            </w:pPr>
            <w:r w:rsidRPr="00167548">
              <w:rPr>
                <w:rFonts w:eastAsia="Times New Roman" w:cs="Arial"/>
                <w:color w:val="4A4D4E"/>
                <w:lang w:eastAsia="en-AU"/>
              </w:rPr>
              <w:br/>
            </w:r>
            <w:del w:id="37" w:author="Gina Thompson" w:date="2026-02-12T16:05:00Z" w16du:dateUtc="2026-02-12T08:05:00Z">
              <w:r w:rsidRPr="00167548" w:rsidDel="00DF41AB">
                <w:rPr>
                  <w:rFonts w:eastAsia="Times New Roman" w:cs="Arial"/>
                  <w:lang w:eastAsia="en-AU"/>
                </w:rPr>
                <w:delText>We want to avoid having to do this, and ask that you</w:delText>
              </w:r>
            </w:del>
            <w:commentRangeStart w:id="38"/>
            <w:ins w:id="39" w:author="Gina Thompson" w:date="2026-02-12T16:06:00Z" w16du:dateUtc="2026-02-12T08:06:00Z">
              <w:r w:rsidR="009207F5">
                <w:rPr>
                  <w:rFonts w:eastAsia="Times New Roman" w:cs="Arial"/>
                  <w:lang w:eastAsia="en-AU"/>
                </w:rPr>
                <w:t>Your account is overdue - p</w:t>
              </w:r>
            </w:ins>
            <w:ins w:id="40" w:author="Gina Thompson" w:date="2026-02-12T16:05:00Z" w16du:dateUtc="2026-02-12T08:05:00Z">
              <w:r w:rsidR="00DF41AB">
                <w:rPr>
                  <w:rFonts w:eastAsia="Times New Roman" w:cs="Arial"/>
                  <w:lang w:eastAsia="en-AU"/>
                </w:rPr>
                <w:t>lease</w:t>
              </w:r>
            </w:ins>
            <w:r w:rsidRPr="00167548">
              <w:rPr>
                <w:rFonts w:eastAsia="Times New Roman" w:cs="Arial"/>
                <w:lang w:eastAsia="en-AU"/>
              </w:rPr>
              <w:t xml:space="preserve"> </w:t>
            </w:r>
            <w:commentRangeEnd w:id="38"/>
            <w:r w:rsidR="00C60D3F">
              <w:rPr>
                <w:rStyle w:val="CommentReference"/>
                <w:rFonts w:eastAsiaTheme="minorEastAsia"/>
                <w:lang w:eastAsia="en-AU"/>
                <w14:ligatures w14:val="none"/>
              </w:rPr>
              <w:commentReference w:id="38"/>
            </w:r>
            <w:r w:rsidRPr="00167548">
              <w:rPr>
                <w:rFonts w:eastAsia="Times New Roman" w:cs="Arial"/>
                <w:lang w:eastAsia="en-AU"/>
              </w:rPr>
              <w:t xml:space="preserve">make a payment today by calling </w:t>
            </w:r>
            <w:r w:rsidR="00B52969" w:rsidRPr="00167548">
              <w:rPr>
                <w:rFonts w:eastAsia="Times New Roman" w:cs="Arial"/>
                <w:highlight w:val="yellow"/>
                <w:lang w:eastAsia="en-AU"/>
              </w:rPr>
              <w:t>BRAND PHONE NUMBER</w:t>
            </w:r>
            <w:r w:rsidRPr="00167548">
              <w:rPr>
                <w:rFonts w:eastAsia="Times New Roman" w:cs="Arial"/>
                <w:lang w:eastAsia="en-AU"/>
              </w:rPr>
              <w:t xml:space="preserve"> or online at </w:t>
            </w:r>
            <w:r w:rsidR="00B52969" w:rsidRPr="00167548">
              <w:rPr>
                <w:rFonts w:eastAsia="Times New Roman" w:cs="Arial"/>
                <w:highlight w:val="yellow"/>
                <w:lang w:eastAsia="en-AU"/>
              </w:rPr>
              <w:t>ONEAPP URL.</w:t>
            </w:r>
            <w:r w:rsidRPr="00167548">
              <w:rPr>
                <w:rFonts w:eastAsia="Times New Roman" w:cs="Arial"/>
                <w:lang w:eastAsia="en-AU"/>
              </w:rPr>
              <w:t xml:space="preserve"> </w:t>
            </w:r>
          </w:p>
          <w:p w14:paraId="437424A6" w14:textId="77777777" w:rsidR="00BA02C8" w:rsidRPr="00167548" w:rsidRDefault="00BA02C8" w:rsidP="00BA02C8">
            <w:pPr>
              <w:autoSpaceDE w:val="0"/>
              <w:autoSpaceDN w:val="0"/>
              <w:adjustRightInd w:val="0"/>
              <w:rPr>
                <w:rFonts w:eastAsia="Times New Roman" w:cs="Arial"/>
                <w:color w:val="0000FF"/>
                <w:u w:val="single"/>
                <w:lang w:eastAsia="en-AU"/>
              </w:rPr>
            </w:pPr>
          </w:p>
          <w:p w14:paraId="59AED689" w14:textId="77777777" w:rsidR="00BA02C8" w:rsidRPr="00167548" w:rsidRDefault="00BA02C8" w:rsidP="00BA02C8">
            <w:pPr>
              <w:autoSpaceDE w:val="0"/>
              <w:autoSpaceDN w:val="0"/>
              <w:adjustRightInd w:val="0"/>
              <w:rPr>
                <w:rFonts w:eastAsia="Times New Roman" w:cs="Arial"/>
                <w:lang w:eastAsia="en-AU"/>
              </w:rPr>
            </w:pPr>
            <w:r w:rsidRPr="00167548">
              <w:rPr>
                <w:rFonts w:eastAsia="Times New Roman" w:cs="Arial"/>
                <w:b/>
                <w:bCs/>
                <w:lang w:eastAsia="en-AU"/>
              </w:rPr>
              <w:t>Your payment details:</w:t>
            </w:r>
          </w:p>
          <w:p w14:paraId="236924A1" w14:textId="77777777" w:rsidR="00BA02C8" w:rsidRPr="00167548" w:rsidRDefault="00BA02C8" w:rsidP="00BA02C8">
            <w:pPr>
              <w:autoSpaceDE w:val="0"/>
              <w:autoSpaceDN w:val="0"/>
              <w:adjustRightInd w:val="0"/>
              <w:rPr>
                <w:rFonts w:eastAsia="Times New Roman" w:cs="Arial"/>
                <w:b/>
                <w:bCs/>
                <w:lang w:eastAsia="en-AU"/>
              </w:rPr>
            </w:pPr>
            <w:r w:rsidRPr="00167548">
              <w:rPr>
                <w:rFonts w:eastAsia="Times New Roman" w:cs="Arial"/>
                <w:lang w:eastAsia="en-AU"/>
              </w:rPr>
              <w:t>Account number:</w:t>
            </w:r>
            <w:r w:rsidRPr="00167548">
              <w:rPr>
                <w:rFonts w:eastAsia="Times New Roman" w:cs="Arial"/>
                <w:lang w:eastAsia="en-AU"/>
              </w:rPr>
              <w:tab/>
            </w:r>
            <w:proofErr w:type="spellStart"/>
            <w:r w:rsidRPr="00167548">
              <w:rPr>
                <w:rFonts w:eastAsia="Times New Roman" w:cs="Arial"/>
                <w:highlight w:val="green"/>
                <w:lang w:eastAsia="en-AU"/>
              </w:rPr>
              <w:t>AccountNo</w:t>
            </w:r>
            <w:proofErr w:type="spellEnd"/>
          </w:p>
          <w:p w14:paraId="13AF0CAF" w14:textId="77777777" w:rsidR="00BA02C8" w:rsidRDefault="00BA02C8" w:rsidP="00BA02C8">
            <w:pPr>
              <w:autoSpaceDE w:val="0"/>
              <w:autoSpaceDN w:val="0"/>
              <w:adjustRightInd w:val="0"/>
              <w:rPr>
                <w:ins w:id="41" w:author="Gina Thompson" w:date="2026-02-12T16:07:00Z" w16du:dateUtc="2026-02-12T08:07:00Z"/>
                <w:rFonts w:eastAsia="Times New Roman" w:cs="Arial"/>
                <w:lang w:eastAsia="en-AU"/>
              </w:rPr>
            </w:pPr>
            <w:r w:rsidRPr="00167548">
              <w:rPr>
                <w:rFonts w:eastAsia="Times New Roman" w:cs="Arial"/>
                <w:lang w:eastAsia="en-AU"/>
              </w:rPr>
              <w:t>Overdue Amount:</w:t>
            </w:r>
            <w:r w:rsidRPr="00167548">
              <w:rPr>
                <w:rFonts w:eastAsia="Times New Roman" w:cs="Arial"/>
                <w:lang w:eastAsia="en-AU"/>
              </w:rPr>
              <w:tab/>
            </w:r>
            <w:r w:rsidRPr="00BC1D76">
              <w:rPr>
                <w:rFonts w:eastAsia="Times New Roman" w:cs="Arial"/>
                <w:lang w:eastAsia="en-AU"/>
              </w:rPr>
              <w:t xml:space="preserve">$ </w:t>
            </w:r>
            <w:r w:rsidRPr="00167548">
              <w:rPr>
                <w:rFonts w:eastAsia="Times New Roman" w:cs="Arial"/>
                <w:highlight w:val="green"/>
                <w:lang w:eastAsia="en-AU"/>
              </w:rPr>
              <w:t>Overdue Amount</w:t>
            </w:r>
          </w:p>
          <w:p w14:paraId="40D973EA" w14:textId="77777777" w:rsidR="009207F5" w:rsidRDefault="009207F5" w:rsidP="00BA02C8">
            <w:pPr>
              <w:autoSpaceDE w:val="0"/>
              <w:autoSpaceDN w:val="0"/>
              <w:adjustRightInd w:val="0"/>
              <w:rPr>
                <w:ins w:id="42" w:author="Gina Thompson" w:date="2026-02-12T16:07:00Z" w16du:dateUtc="2026-02-12T08:07:00Z"/>
                <w:rFonts w:eastAsia="Times New Roman" w:cs="Arial"/>
                <w:b/>
                <w:bCs/>
                <w:lang w:eastAsia="en-AU"/>
              </w:rPr>
            </w:pPr>
          </w:p>
          <w:p w14:paraId="6F7F1E3E" w14:textId="6B61EC50" w:rsidR="009207F5" w:rsidRDefault="009207F5" w:rsidP="00BA02C8">
            <w:pPr>
              <w:autoSpaceDE w:val="0"/>
              <w:autoSpaceDN w:val="0"/>
              <w:adjustRightInd w:val="0"/>
              <w:rPr>
                <w:ins w:id="43" w:author="Gina Thompson" w:date="2026-03-05T13:13:00Z" w16du:dateUtc="2026-03-05T05:13:00Z"/>
                <w:rFonts w:eastAsia="Times New Roman" w:cs="Arial"/>
                <w:lang w:eastAsia="en-AU"/>
              </w:rPr>
            </w:pPr>
            <w:ins w:id="44" w:author="Gina Thompson" w:date="2026-02-12T16:07:00Z" w16du:dateUtc="2026-02-12T08:07:00Z">
              <w:r w:rsidRPr="00167548">
                <w:rPr>
                  <w:rFonts w:eastAsia="Times New Roman" w:cs="Arial"/>
                  <w:lang w:eastAsia="en-AU"/>
                </w:rPr>
                <w:t>If we don't receive payment</w:t>
              </w:r>
              <w:r>
                <w:rPr>
                  <w:rFonts w:eastAsia="Times New Roman" w:cs="Arial"/>
                  <w:lang w:eastAsia="en-AU"/>
                </w:rPr>
                <w:t xml:space="preserve"> by </w:t>
              </w:r>
              <w:r w:rsidRPr="009207F5">
                <w:rPr>
                  <w:rFonts w:eastAsia="Times New Roman" w:cs="Arial"/>
                  <w:highlight w:val="green"/>
                  <w:lang w:eastAsia="en-AU"/>
                </w:rPr>
                <w:t>DD-MM-YYYY</w:t>
              </w:r>
              <w:r w:rsidRPr="00167548">
                <w:rPr>
                  <w:rFonts w:eastAsia="Times New Roman" w:cs="Arial"/>
                  <w:lang w:eastAsia="en-AU"/>
                </w:rPr>
                <w:t>, the service(s) on your account</w:t>
              </w:r>
            </w:ins>
            <w:ins w:id="45" w:author="Gina Thompson" w:date="2026-03-05T13:19:00Z" w16du:dateUtc="2026-03-05T05:19:00Z">
              <w:r w:rsidR="00CF2324">
                <w:rPr>
                  <w:rFonts w:eastAsia="Times New Roman" w:cs="Arial"/>
                  <w:lang w:eastAsia="en-AU"/>
                </w:rPr>
                <w:t xml:space="preserve"> may be restricted</w:t>
              </w:r>
            </w:ins>
            <w:ins w:id="46" w:author="Gina Thompson" w:date="2026-03-05T13:22:00Z" w16du:dateUtc="2026-03-05T05:22:00Z">
              <w:r w:rsidR="00445AF2">
                <w:rPr>
                  <w:rFonts w:eastAsia="Times New Roman" w:cs="Arial"/>
                  <w:lang w:eastAsia="en-AU"/>
                </w:rPr>
                <w:t>, which means</w:t>
              </w:r>
            </w:ins>
            <w:ins w:id="47" w:author="Gina Thompson" w:date="2026-03-05T13:20:00Z" w16du:dateUtc="2026-03-05T05:20:00Z">
              <w:r w:rsidR="00F35D2E">
                <w:rPr>
                  <w:rFonts w:eastAsia="Times New Roman" w:cs="Arial"/>
                  <w:lang w:eastAsia="en-AU"/>
                </w:rPr>
                <w:t xml:space="preserve"> certain features</w:t>
              </w:r>
            </w:ins>
            <w:ins w:id="48" w:author="Gina Thompson" w:date="2026-03-05T13:22:00Z" w16du:dateUtc="2026-03-05T05:22:00Z">
              <w:r w:rsidR="00445AF2">
                <w:rPr>
                  <w:rFonts w:eastAsia="Times New Roman" w:cs="Arial"/>
                  <w:lang w:eastAsia="en-AU"/>
                </w:rPr>
                <w:t xml:space="preserve"> won’t be available</w:t>
              </w:r>
            </w:ins>
            <w:ins w:id="49" w:author="Gina Thompson" w:date="2026-03-05T13:20:00Z" w16du:dateUtc="2026-03-05T05:20:00Z">
              <w:r w:rsidR="00F35D2E">
                <w:rPr>
                  <w:rFonts w:eastAsia="Times New Roman" w:cs="Arial"/>
                  <w:lang w:eastAsia="en-AU"/>
                </w:rPr>
                <w:t xml:space="preserve"> (e.g. mobile data)</w:t>
              </w:r>
            </w:ins>
            <w:ins w:id="50" w:author="Gina Thompson" w:date="2026-02-12T16:07:00Z" w16du:dateUtc="2026-02-12T08:07:00Z">
              <w:r w:rsidRPr="00167548">
                <w:rPr>
                  <w:rFonts w:eastAsia="Times New Roman" w:cs="Arial"/>
                  <w:lang w:eastAsia="en-AU"/>
                </w:rPr>
                <w:t>.</w:t>
              </w:r>
            </w:ins>
          </w:p>
          <w:p w14:paraId="5BD29205" w14:textId="77777777" w:rsidR="005F2A80" w:rsidRDefault="005F2A80" w:rsidP="00BA02C8">
            <w:pPr>
              <w:autoSpaceDE w:val="0"/>
              <w:autoSpaceDN w:val="0"/>
              <w:adjustRightInd w:val="0"/>
              <w:rPr>
                <w:ins w:id="51" w:author="Gina Thompson" w:date="2026-03-05T13:13:00Z" w16du:dateUtc="2026-03-05T05:13:00Z"/>
                <w:rFonts w:eastAsia="Times New Roman" w:cs="Arial"/>
                <w:lang w:eastAsia="en-AU"/>
              </w:rPr>
            </w:pPr>
          </w:p>
          <w:p w14:paraId="2928069F" w14:textId="7D605644" w:rsidR="005F2A80" w:rsidRPr="00167548" w:rsidRDefault="005F2A80" w:rsidP="00BA02C8">
            <w:pPr>
              <w:autoSpaceDE w:val="0"/>
              <w:autoSpaceDN w:val="0"/>
              <w:adjustRightInd w:val="0"/>
              <w:rPr>
                <w:rFonts w:eastAsia="Times New Roman" w:cs="Arial"/>
                <w:b/>
                <w:bCs/>
                <w:lang w:eastAsia="en-AU"/>
              </w:rPr>
            </w:pPr>
            <w:commentRangeStart w:id="52"/>
            <w:ins w:id="53" w:author="Gina Thompson" w:date="2026-03-05T13:13:00Z" w16du:dateUtc="2026-03-05T05:13:00Z">
              <w:r w:rsidRPr="00340394">
                <w:t xml:space="preserve">You </w:t>
              </w:r>
            </w:ins>
            <w:commentRangeEnd w:id="52"/>
            <w:ins w:id="54" w:author="Gina Thompson" w:date="2026-03-05T13:21:00Z" w16du:dateUtc="2026-03-05T05:21:00Z">
              <w:r w:rsidR="00DF53C6">
                <w:rPr>
                  <w:rStyle w:val="CommentReference"/>
                  <w:rFonts w:eastAsiaTheme="minorEastAsia"/>
                  <w:lang w:eastAsia="en-AU"/>
                  <w14:ligatures w14:val="none"/>
                </w:rPr>
                <w:commentReference w:id="52"/>
              </w:r>
            </w:ins>
            <w:ins w:id="55" w:author="Gina Thompson" w:date="2026-03-05T13:13:00Z" w16du:dateUtc="2026-03-05T05:13:00Z">
              <w:r w:rsidRPr="00340394">
                <w:t xml:space="preserve">may not order another service while </w:t>
              </w:r>
            </w:ins>
            <w:ins w:id="56" w:author="Gina Thompson" w:date="2026-03-05T13:14:00Z" w16du:dateUtc="2026-03-05T05:14:00Z">
              <w:r>
                <w:t>your account</w:t>
              </w:r>
            </w:ins>
            <w:ins w:id="57" w:author="Gina Thompson" w:date="2026-03-05T13:18:00Z" w16du:dateUtc="2026-03-05T05:18:00Z">
              <w:r w:rsidR="000206CF">
                <w:t xml:space="preserve"> is overdue</w:t>
              </w:r>
            </w:ins>
            <w:ins w:id="58" w:author="Gina Thompson" w:date="2026-03-05T13:13:00Z" w16du:dateUtc="2026-03-05T05:13:00Z">
              <w:r w:rsidRPr="00340394">
                <w:t>.</w:t>
              </w:r>
            </w:ins>
          </w:p>
          <w:p w14:paraId="3D864108" w14:textId="77777777" w:rsidR="00BA02C8" w:rsidRPr="00167548" w:rsidRDefault="00BA02C8" w:rsidP="00BA02C8">
            <w:pPr>
              <w:autoSpaceDE w:val="0"/>
              <w:autoSpaceDN w:val="0"/>
              <w:adjustRightInd w:val="0"/>
              <w:rPr>
                <w:rFonts w:eastAsia="Times New Roman" w:cs="Arial"/>
                <w:lang w:eastAsia="en-AU"/>
              </w:rPr>
            </w:pPr>
          </w:p>
          <w:p w14:paraId="39A662FA" w14:textId="4CD7E9DE" w:rsidR="00EE445B" w:rsidRPr="00167548" w:rsidRDefault="00EE445B" w:rsidP="00EE445B">
            <w:pPr>
              <w:rPr>
                <w:ins w:id="59" w:author="Gina Thompson" w:date="2026-02-12T14:40:00Z" w16du:dateUtc="2026-02-12T06:40:00Z"/>
                <w:lang w:val="en-GB"/>
              </w:rPr>
            </w:pPr>
            <w:ins w:id="60" w:author="Gina Thompson" w:date="2026-02-12T14:40:00Z" w16du:dateUtc="2026-02-12T06:40:00Z">
              <w:r w:rsidRPr="00167548">
                <w:t xml:space="preserve">If you are experiencing </w:t>
              </w:r>
              <w:commentRangeStart w:id="61"/>
              <w:r w:rsidRPr="00167548">
                <w:t xml:space="preserve">financial </w:t>
              </w:r>
            </w:ins>
            <w:commentRangeEnd w:id="61"/>
            <w:ins w:id="62" w:author="Gina Thompson" w:date="2026-02-17T12:32:00Z" w16du:dateUtc="2026-02-17T04:32:00Z">
              <w:r w:rsidR="00B2216A">
                <w:rPr>
                  <w:rStyle w:val="CommentReference"/>
                  <w:rFonts w:eastAsiaTheme="minorEastAsia"/>
                  <w:lang w:eastAsia="en-AU"/>
                  <w14:ligatures w14:val="none"/>
                </w:rPr>
                <w:commentReference w:id="61"/>
              </w:r>
            </w:ins>
            <w:ins w:id="63" w:author="Gina Thompson" w:date="2026-02-12T14:40:00Z" w16du:dateUtc="2026-02-12T06:40:00Z">
              <w:r w:rsidRPr="00167548">
                <w:t>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64" w:author="Gina Thompson" w:date="2026-02-17T12:23:00Z" w16du:dateUtc="2026-02-17T04:23:00Z">
              <w:r w:rsidR="00BC690A">
                <w:t>9</w:t>
              </w:r>
            </w:ins>
            <w:ins w:id="65" w:author="Gina Thompson" w:date="2026-02-12T14:40:00Z" w16du:dateUtc="2026-02-12T06:40:00Z">
              <w:r w:rsidRPr="00167548">
                <w:t xml:space="preserve">am to </w:t>
              </w:r>
            </w:ins>
            <w:ins w:id="66" w:author="Gina Thompson" w:date="2026-02-17T12:23:00Z" w16du:dateUtc="2026-02-17T04:23:00Z">
              <w:r w:rsidR="00BC690A">
                <w:t>5</w:t>
              </w:r>
            </w:ins>
            <w:ins w:id="67" w:author="Gina Thompson" w:date="2026-02-12T14:40:00Z" w16du:dateUtc="2026-02-12T06:40: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1A3E60A9" w14:textId="26E4FC0E" w:rsidR="00B52969" w:rsidRPr="00167548" w:rsidDel="00EE445B" w:rsidRDefault="00B52969" w:rsidP="00B52969">
            <w:pPr>
              <w:rPr>
                <w:del w:id="68" w:author="Gina Thompson" w:date="2026-02-12T14:40:00Z" w16du:dateUtc="2026-02-12T06:40:00Z"/>
                <w:lang w:val="en-GB"/>
              </w:rPr>
            </w:pPr>
            <w:del w:id="69" w:author="Gina Thompson" w:date="2026-02-12T14:40:00Z" w16du:dateUtc="2026-02-12T06:40:00Z">
              <w:r w:rsidRPr="00167548" w:rsidDel="00EE445B">
                <w:delText xml:space="preserve">If you are experiencing financial hardship we may be able to assist you. Please call us on </w:delText>
              </w:r>
              <w:r w:rsidR="00870DB7" w:rsidDel="00EE445B">
                <w:rPr>
                  <w:highlight w:val="yellow"/>
                </w:rPr>
                <w:delText>FHP</w:delText>
              </w:r>
              <w:r w:rsidR="00870DB7" w:rsidRPr="00167548" w:rsidDel="00EE445B">
                <w:rPr>
                  <w:highlight w:val="yellow"/>
                </w:rPr>
                <w:delText xml:space="preserve"> </w:delText>
              </w:r>
              <w:r w:rsidRPr="00167548" w:rsidDel="00EE445B">
                <w:rPr>
                  <w:highlight w:val="yellow"/>
                </w:rPr>
                <w:delText>PHONE NUMBER</w:delText>
              </w:r>
              <w:r w:rsidRPr="00167548" w:rsidDel="00EE445B">
                <w:rPr>
                  <w:color w:val="FF0000"/>
                </w:rPr>
                <w:delText xml:space="preserve"> </w:delText>
              </w:r>
              <w:r w:rsidRPr="00167548" w:rsidDel="00EE445B">
                <w:delText>to discuss your situation. You can call us from 8am to 8pm AEST, Monday to Friday. To review our Financial Hardship Policy, visit</w:delText>
              </w:r>
              <w:r w:rsidRPr="00167548" w:rsidDel="00EE445B">
                <w:rPr>
                  <w:lang w:val="en-GB"/>
                </w:rPr>
                <w:delText xml:space="preserve"> </w:delText>
              </w:r>
              <w:r w:rsidRPr="00167548" w:rsidDel="00EE445B">
                <w:rPr>
                  <w:highlight w:val="yellow"/>
                  <w:lang w:val="en-GB"/>
                </w:rPr>
                <w:delText>FHP URL</w:delText>
              </w:r>
              <w:r w:rsidRPr="00167548" w:rsidDel="00EE445B">
                <w:rPr>
                  <w:lang w:val="en-GB"/>
                </w:rPr>
                <w:delText>.</w:delText>
              </w:r>
            </w:del>
          </w:p>
          <w:p w14:paraId="42A8323B" w14:textId="77777777" w:rsidR="00B107CF" w:rsidRDefault="00B107CF" w:rsidP="00BA02C8">
            <w:pPr>
              <w:autoSpaceDE w:val="0"/>
              <w:autoSpaceDN w:val="0"/>
              <w:adjustRightInd w:val="0"/>
              <w:spacing w:line="252" w:lineRule="auto"/>
              <w:rPr>
                <w:rFonts w:eastAsia="Times New Roman" w:cs="Arial"/>
                <w:lang w:eastAsia="en-AU"/>
              </w:rPr>
            </w:pPr>
          </w:p>
          <w:p w14:paraId="158B68CF" w14:textId="3C848327" w:rsidR="00BA02C8" w:rsidRPr="00167548" w:rsidRDefault="00BA02C8" w:rsidP="00BA02C8">
            <w:pPr>
              <w:autoSpaceDE w:val="0"/>
              <w:autoSpaceDN w:val="0"/>
              <w:adjustRightInd w:val="0"/>
              <w:spacing w:line="252" w:lineRule="auto"/>
              <w:rPr>
                <w:rFonts w:eastAsia="Times New Roman" w:cs="Arial"/>
                <w:lang w:eastAsia="en-AU"/>
              </w:rPr>
            </w:pPr>
            <w:r w:rsidRPr="00167548">
              <w:rPr>
                <w:rFonts w:eastAsia="Times New Roman" w:cs="Arial"/>
                <w:lang w:eastAsia="en-AU"/>
              </w:rPr>
              <w:t>Thanks,</w:t>
            </w:r>
          </w:p>
          <w:p w14:paraId="63B04B28" w14:textId="3C93E256" w:rsidR="00BA02C8" w:rsidRPr="00167548" w:rsidRDefault="00BA02C8" w:rsidP="00BA02C8">
            <w:pPr>
              <w:autoSpaceDE w:val="0"/>
              <w:autoSpaceDN w:val="0"/>
              <w:adjustRightInd w:val="0"/>
              <w:spacing w:line="252" w:lineRule="auto"/>
              <w:rPr>
                <w:rFonts w:eastAsia="Times New Roman" w:cs="Arial"/>
                <w:b/>
                <w:bCs/>
                <w:lang w:eastAsia="en-AU"/>
              </w:rPr>
            </w:pPr>
            <w:r w:rsidRPr="00167548">
              <w:rPr>
                <w:rFonts w:eastAsia="Times New Roman" w:cs="Arial"/>
                <w:lang w:eastAsia="en-AU"/>
              </w:rPr>
              <w:br/>
            </w:r>
            <w:r w:rsidRPr="00167548">
              <w:rPr>
                <w:rFonts w:eastAsia="Times New Roman" w:cs="Arial"/>
                <w:b/>
                <w:bCs/>
                <w:lang w:eastAsia="en-AU"/>
              </w:rPr>
              <w:t xml:space="preserve">The </w:t>
            </w:r>
            <w:r w:rsidRPr="00167548">
              <w:rPr>
                <w:rFonts w:eastAsia="Times New Roman" w:cs="Arial"/>
                <w:b/>
                <w:bCs/>
                <w:highlight w:val="yellow"/>
                <w:lang w:eastAsia="en-AU"/>
              </w:rPr>
              <w:t>BRAND</w:t>
            </w:r>
            <w:r w:rsidRPr="00167548">
              <w:rPr>
                <w:rFonts w:eastAsia="Times New Roman" w:cs="Arial"/>
                <w:b/>
                <w:bCs/>
                <w:lang w:eastAsia="en-AU"/>
              </w:rPr>
              <w:t xml:space="preserve"> Team</w:t>
            </w:r>
          </w:p>
          <w:p w14:paraId="78BC9AAE" w14:textId="77777777" w:rsidR="005613B3" w:rsidRDefault="005613B3" w:rsidP="0066265F"/>
          <w:p w14:paraId="7686FAFF" w14:textId="77777777" w:rsidR="00B107CF" w:rsidRPr="00167548" w:rsidRDefault="00B107CF" w:rsidP="00B107CF">
            <w:pPr>
              <w:rPr>
                <w:highlight w:val="cyan"/>
              </w:rPr>
            </w:pPr>
            <w:r w:rsidRPr="00167548">
              <w:rPr>
                <w:highlight w:val="cyan"/>
              </w:rPr>
              <w:t>HOW TO PAY COMPONENT</w:t>
            </w:r>
          </w:p>
          <w:p w14:paraId="3357F728" w14:textId="77777777" w:rsidR="00B107CF" w:rsidRPr="00167548" w:rsidRDefault="00B107CF" w:rsidP="00B107CF">
            <w:pPr>
              <w:rPr>
                <w:highlight w:val="cyan"/>
              </w:rPr>
            </w:pPr>
          </w:p>
          <w:p w14:paraId="50B1905F" w14:textId="77777777" w:rsidR="00B107CF" w:rsidRPr="00167548" w:rsidRDefault="00B107CF" w:rsidP="00B107CF">
            <w:r w:rsidRPr="00167548">
              <w:rPr>
                <w:highlight w:val="cyan"/>
              </w:rPr>
              <w:t>PAYMENT SLIP COMPONENT</w:t>
            </w:r>
          </w:p>
          <w:p w14:paraId="792DE781" w14:textId="77777777" w:rsidR="00B107CF" w:rsidRDefault="00B107CF" w:rsidP="0066265F"/>
          <w:p w14:paraId="1C13EC09" w14:textId="77777777" w:rsidR="00475709" w:rsidRPr="00167548" w:rsidRDefault="00475709" w:rsidP="00475709">
            <w:r>
              <w:rPr>
                <w:highlight w:val="cyan"/>
              </w:rPr>
              <w:t>SECURITY FOOTER</w:t>
            </w:r>
            <w:r w:rsidRPr="00167548">
              <w:rPr>
                <w:highlight w:val="cyan"/>
              </w:rPr>
              <w:t xml:space="preserve"> COMPONENT</w:t>
            </w:r>
          </w:p>
          <w:p w14:paraId="6A897A37" w14:textId="05D01DCD" w:rsidR="00AA48BC" w:rsidRPr="00167548" w:rsidRDefault="00AA48BC" w:rsidP="00AA48BC"/>
        </w:tc>
      </w:tr>
      <w:tr w:rsidR="00323B7D" w:rsidRPr="00167548" w14:paraId="46C91BC8" w14:textId="77777777" w:rsidTr="006F0E93">
        <w:tc>
          <w:tcPr>
            <w:tcW w:w="2828" w:type="dxa"/>
          </w:tcPr>
          <w:p w14:paraId="16539570" w14:textId="14ADE217" w:rsidR="00323B7D" w:rsidRPr="00167548" w:rsidRDefault="00323B7D" w:rsidP="00323B7D">
            <w:pPr>
              <w:rPr>
                <w:b/>
                <w:bCs/>
              </w:rPr>
            </w:pPr>
            <w:commentRangeStart w:id="70"/>
            <w:r w:rsidRPr="00167548">
              <w:rPr>
                <w:b/>
                <w:bCs/>
              </w:rPr>
              <w:lastRenderedPageBreak/>
              <w:t>Demand Notice</w:t>
            </w:r>
            <w:r>
              <w:rPr>
                <w:b/>
                <w:bCs/>
              </w:rPr>
              <w:t xml:space="preserve"> 2</w:t>
            </w:r>
            <w:commentRangeEnd w:id="70"/>
            <w:r w:rsidR="005530D3">
              <w:rPr>
                <w:rStyle w:val="CommentReference"/>
                <w:rFonts w:eastAsiaTheme="minorEastAsia"/>
                <w:lang w:eastAsia="en-AU"/>
                <w14:ligatures w14:val="none"/>
              </w:rPr>
              <w:commentReference w:id="70"/>
            </w:r>
            <w:r w:rsidRPr="00167548">
              <w:rPr>
                <w:b/>
                <w:bCs/>
              </w:rPr>
              <w:t xml:space="preserve"> - Pending </w:t>
            </w:r>
            <w:r>
              <w:rPr>
                <w:b/>
                <w:bCs/>
              </w:rPr>
              <w:t>Suspension</w:t>
            </w:r>
            <w:r w:rsidR="003A1B7B">
              <w:rPr>
                <w:b/>
                <w:bCs/>
              </w:rPr>
              <w:t xml:space="preserve"> (Full Bar)</w:t>
            </w:r>
          </w:p>
          <w:p w14:paraId="1F98A3FC" w14:textId="77777777" w:rsidR="00323B7D" w:rsidRPr="00167548" w:rsidRDefault="00323B7D" w:rsidP="00323B7D"/>
          <w:p w14:paraId="3DD7BA29" w14:textId="56396F8F" w:rsidR="00323B7D" w:rsidRPr="00167548" w:rsidRDefault="00323B7D" w:rsidP="00323B7D">
            <w:r w:rsidRPr="00167548">
              <w:t xml:space="preserve">Sent when account is overdue by </w:t>
            </w:r>
            <w:r>
              <w:t>13</w:t>
            </w:r>
            <w:r w:rsidRPr="00167548">
              <w:t xml:space="preserve"> days.</w:t>
            </w:r>
          </w:p>
          <w:p w14:paraId="180D98E7" w14:textId="77777777" w:rsidR="00323B7D" w:rsidRPr="00167548" w:rsidRDefault="00323B7D" w:rsidP="00323B7D"/>
          <w:p w14:paraId="6DEFC96C" w14:textId="5890E14B" w:rsidR="00323B7D" w:rsidRPr="00167548" w:rsidRDefault="00323B7D" w:rsidP="00323B7D">
            <w:pPr>
              <w:rPr>
                <w:b/>
                <w:bCs/>
              </w:rPr>
            </w:pPr>
            <w:r>
              <w:t>Suspension</w:t>
            </w:r>
            <w:r w:rsidRPr="00167548">
              <w:t xml:space="preserve"> will occur </w:t>
            </w:r>
            <w:r>
              <w:t>5</w:t>
            </w:r>
            <w:r w:rsidRPr="00167548">
              <w:t xml:space="preserve"> days after notice.</w:t>
            </w:r>
          </w:p>
        </w:tc>
        <w:tc>
          <w:tcPr>
            <w:tcW w:w="2206" w:type="dxa"/>
          </w:tcPr>
          <w:p w14:paraId="230F2B5F" w14:textId="6031843C" w:rsidR="00323B7D" w:rsidRPr="00167548" w:rsidRDefault="00F1190C" w:rsidP="0066265F">
            <w:r>
              <w:lastRenderedPageBreak/>
              <w:t>FULLBAR</w:t>
            </w:r>
          </w:p>
        </w:tc>
        <w:tc>
          <w:tcPr>
            <w:tcW w:w="8914" w:type="dxa"/>
          </w:tcPr>
          <w:p w14:paraId="1826D03E" w14:textId="77777777" w:rsidR="004B6082" w:rsidRPr="00167548" w:rsidRDefault="004B6082" w:rsidP="004B6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240F90C6" w14:textId="77777777" w:rsidR="004B6082" w:rsidRPr="00167548" w:rsidRDefault="004B6082" w:rsidP="004B6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0431C2E4" w14:textId="024E72D3" w:rsidR="004B6082" w:rsidRPr="00167548" w:rsidRDefault="004B6082" w:rsidP="004B6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5530D3">
              <w:rPr>
                <w:color w:val="000000"/>
                <w:lang w:val="en-US"/>
              </w:rPr>
              <w:t xml:space="preserve">Notice of </w:t>
            </w:r>
            <w:r w:rsidR="00DD2470">
              <w:rPr>
                <w:color w:val="000000"/>
                <w:lang w:val="en-US"/>
              </w:rPr>
              <w:t xml:space="preserve">Pending </w:t>
            </w:r>
            <w:r w:rsidR="005530D3">
              <w:rPr>
                <w:color w:val="000000"/>
                <w:lang w:val="en-US"/>
              </w:rPr>
              <w:t>Suspension</w:t>
            </w:r>
          </w:p>
          <w:p w14:paraId="040E58D5" w14:textId="77777777" w:rsidR="004B6082" w:rsidRPr="00167548" w:rsidRDefault="004B6082" w:rsidP="004B6082"/>
          <w:p w14:paraId="3572991A" w14:textId="3A0D9CC8" w:rsidR="004B6082" w:rsidRPr="000D2AE2" w:rsidRDefault="004B6082" w:rsidP="00175DAC">
            <w:pPr>
              <w:pStyle w:val="Heading3"/>
              <w:rPr>
                <w:rFonts w:eastAsia="Times New Roman"/>
                <w:b/>
                <w:bCs/>
                <w:color w:val="auto"/>
                <w:lang w:eastAsia="en-AU"/>
              </w:rPr>
            </w:pPr>
            <w:r w:rsidRPr="000D2AE2">
              <w:rPr>
                <w:rFonts w:eastAsia="Times New Roman"/>
                <w:b/>
                <w:bCs/>
                <w:color w:val="auto"/>
                <w:lang w:eastAsia="en-AU"/>
              </w:rPr>
              <w:lastRenderedPageBreak/>
              <w:t>Important Notice</w:t>
            </w:r>
            <w:r w:rsidR="005530D3" w:rsidRPr="000D2AE2">
              <w:rPr>
                <w:rFonts w:eastAsia="Times New Roman"/>
                <w:b/>
                <w:bCs/>
                <w:color w:val="auto"/>
                <w:lang w:eastAsia="en-AU"/>
              </w:rPr>
              <w:t xml:space="preserve"> – Please read</w:t>
            </w:r>
            <w:r w:rsidR="00CB1AED" w:rsidRPr="000D2AE2">
              <w:rPr>
                <w:rFonts w:eastAsia="Times New Roman"/>
                <w:b/>
                <w:bCs/>
                <w:color w:val="auto"/>
                <w:lang w:eastAsia="en-AU"/>
              </w:rPr>
              <w:t xml:space="preserve">: Notice of </w:t>
            </w:r>
            <w:r w:rsidR="00DD2470" w:rsidRPr="000D2AE2">
              <w:rPr>
                <w:rFonts w:eastAsia="Times New Roman"/>
                <w:b/>
                <w:bCs/>
                <w:color w:val="auto"/>
                <w:lang w:eastAsia="en-AU"/>
              </w:rPr>
              <w:t xml:space="preserve">Pending </w:t>
            </w:r>
            <w:r w:rsidR="00CB1AED" w:rsidRPr="000D2AE2">
              <w:rPr>
                <w:rFonts w:eastAsia="Times New Roman"/>
                <w:b/>
                <w:bCs/>
                <w:color w:val="auto"/>
                <w:lang w:eastAsia="en-AU"/>
              </w:rPr>
              <w:t>Suspension</w:t>
            </w:r>
          </w:p>
          <w:p w14:paraId="08685D5B" w14:textId="77777777" w:rsidR="004B6082" w:rsidRPr="00167548" w:rsidRDefault="004B6082" w:rsidP="004B6082">
            <w:pPr>
              <w:autoSpaceDE w:val="0"/>
              <w:autoSpaceDN w:val="0"/>
              <w:adjustRightInd w:val="0"/>
              <w:rPr>
                <w:rFonts w:eastAsia="Times New Roman" w:cs="Arial"/>
                <w:b/>
                <w:bCs/>
                <w:lang w:eastAsia="en-AU"/>
              </w:rPr>
            </w:pPr>
          </w:p>
          <w:p w14:paraId="26D2168B" w14:textId="77777777" w:rsidR="004B6082" w:rsidRPr="00167548" w:rsidRDefault="004B6082" w:rsidP="004B6082">
            <w:pPr>
              <w:autoSpaceDE w:val="0"/>
              <w:autoSpaceDN w:val="0"/>
              <w:adjustRightInd w:val="0"/>
              <w:rPr>
                <w:rFonts w:eastAsia="Times New Roman" w:cs="Arial"/>
                <w:b/>
                <w:bCs/>
                <w:color w:val="FF0000"/>
                <w:lang w:eastAsia="en-AU"/>
              </w:rPr>
            </w:pPr>
            <w:r w:rsidRPr="00167548">
              <w:rPr>
                <w:rFonts w:eastAsia="Times New Roman" w:cs="Arial"/>
                <w:lang w:eastAsia="en-AU"/>
              </w:rPr>
              <w:t xml:space="preserve">Hi </w:t>
            </w:r>
            <w:proofErr w:type="spellStart"/>
            <w:r w:rsidRPr="00167548">
              <w:rPr>
                <w:rFonts w:eastAsia="Times New Roman" w:cs="Arial"/>
                <w:highlight w:val="green"/>
                <w:lang w:eastAsia="en-AU"/>
              </w:rPr>
              <w:t>AccountTitle:FirstName:LastName</w:t>
            </w:r>
            <w:proofErr w:type="spellEnd"/>
            <w:r>
              <w:rPr>
                <w:rFonts w:eastAsia="Times New Roman" w:cs="Arial"/>
                <w:lang w:eastAsia="en-AU"/>
              </w:rPr>
              <w:t>,</w:t>
            </w:r>
          </w:p>
          <w:p w14:paraId="64B7ABF5" w14:textId="77777777" w:rsidR="004B6082" w:rsidRPr="00167548" w:rsidRDefault="004B6082" w:rsidP="004B6082">
            <w:pPr>
              <w:autoSpaceDE w:val="0"/>
              <w:autoSpaceDN w:val="0"/>
              <w:adjustRightInd w:val="0"/>
              <w:rPr>
                <w:rFonts w:eastAsia="Times New Roman" w:cs="Arial"/>
                <w:lang w:eastAsia="en-AU"/>
              </w:rPr>
            </w:pPr>
          </w:p>
          <w:p w14:paraId="11E82E7A" w14:textId="4DACD728" w:rsidR="00C81771" w:rsidRDefault="004B6082" w:rsidP="004B6082">
            <w:pPr>
              <w:autoSpaceDE w:val="0"/>
              <w:autoSpaceDN w:val="0"/>
              <w:adjustRightInd w:val="0"/>
              <w:rPr>
                <w:rFonts w:eastAsia="Times New Roman" w:cs="Arial"/>
                <w:lang w:eastAsia="en-AU"/>
              </w:rPr>
            </w:pPr>
            <w:r w:rsidRPr="002011A1">
              <w:rPr>
                <w:rFonts w:eastAsia="Times New Roman" w:cs="Arial"/>
                <w:lang w:eastAsia="en-AU"/>
              </w:rPr>
              <w:t xml:space="preserve">Your account is </w:t>
            </w:r>
            <w:r w:rsidR="00C81771" w:rsidRPr="002011A1">
              <w:rPr>
                <w:rFonts w:eastAsia="Times New Roman" w:cs="Arial"/>
                <w:lang w:eastAsia="en-AU"/>
              </w:rPr>
              <w:t xml:space="preserve">still </w:t>
            </w:r>
            <w:r w:rsidRPr="002011A1">
              <w:rPr>
                <w:rFonts w:eastAsia="Times New Roman" w:cs="Arial"/>
                <w:lang w:eastAsia="en-AU"/>
              </w:rPr>
              <w:t>overdue and scheduled</w:t>
            </w:r>
            <w:r w:rsidRPr="00167548">
              <w:rPr>
                <w:rFonts w:eastAsia="Times New Roman" w:cs="Arial"/>
                <w:lang w:eastAsia="en-AU"/>
              </w:rPr>
              <w:t xml:space="preserve"> for </w:t>
            </w:r>
            <w:r w:rsidR="00C81771">
              <w:rPr>
                <w:rFonts w:eastAsia="Times New Roman" w:cs="Arial"/>
                <w:lang w:eastAsia="en-AU"/>
              </w:rPr>
              <w:t>suspension</w:t>
            </w:r>
            <w:r w:rsidRPr="00167548">
              <w:rPr>
                <w:rFonts w:eastAsia="Times New Roman" w:cs="Arial"/>
                <w:lang w:eastAsia="en-AU"/>
              </w:rPr>
              <w:t xml:space="preserve"> from </w:t>
            </w:r>
            <w:r w:rsidRPr="00167548">
              <w:rPr>
                <w:rFonts w:eastAsia="Times New Roman"/>
                <w:highlight w:val="green"/>
                <w:lang w:eastAsia="en-AU"/>
              </w:rPr>
              <w:t>DD-MM-YYYY</w:t>
            </w:r>
            <w:r w:rsidRPr="00167548">
              <w:rPr>
                <w:rFonts w:eastAsia="Times New Roman" w:cs="Arial"/>
                <w:lang w:eastAsia="en-AU"/>
              </w:rPr>
              <w:t xml:space="preserve">. </w:t>
            </w:r>
          </w:p>
          <w:p w14:paraId="5A5B0BFF" w14:textId="77777777" w:rsidR="00C81771" w:rsidRDefault="00C81771" w:rsidP="004B6082">
            <w:pPr>
              <w:autoSpaceDE w:val="0"/>
              <w:autoSpaceDN w:val="0"/>
              <w:adjustRightInd w:val="0"/>
              <w:rPr>
                <w:rFonts w:eastAsia="Times New Roman" w:cs="Arial"/>
                <w:lang w:eastAsia="en-AU"/>
              </w:rPr>
            </w:pPr>
          </w:p>
          <w:p w14:paraId="30B829EE" w14:textId="1BF7AAF6" w:rsidR="00DC02CC" w:rsidRDefault="004B6082" w:rsidP="004B6082">
            <w:pPr>
              <w:autoSpaceDE w:val="0"/>
              <w:autoSpaceDN w:val="0"/>
              <w:adjustRightInd w:val="0"/>
              <w:rPr>
                <w:rFonts w:eastAsia="Times New Roman" w:cs="Arial"/>
                <w:lang w:eastAsia="en-AU"/>
              </w:rPr>
            </w:pPr>
            <w:r w:rsidRPr="00167548">
              <w:rPr>
                <w:rFonts w:eastAsia="Times New Roman" w:cs="Arial"/>
                <w:lang w:eastAsia="en-AU"/>
              </w:rPr>
              <w:t>If we don't receive payment</w:t>
            </w:r>
            <w:r w:rsidR="00DC02CC">
              <w:rPr>
                <w:rFonts w:eastAsia="Times New Roman" w:cs="Arial"/>
                <w:lang w:eastAsia="en-AU"/>
              </w:rPr>
              <w:t xml:space="preserve"> by this date</w:t>
            </w:r>
            <w:r w:rsidRPr="00167548">
              <w:rPr>
                <w:rFonts w:eastAsia="Times New Roman" w:cs="Arial"/>
                <w:lang w:eastAsia="en-AU"/>
              </w:rPr>
              <w:t xml:space="preserve">, </w:t>
            </w:r>
            <w:r w:rsidR="0019324D">
              <w:rPr>
                <w:rFonts w:eastAsia="Times New Roman" w:cs="Arial"/>
                <w:lang w:eastAsia="en-AU"/>
              </w:rPr>
              <w:t>your</w:t>
            </w:r>
            <w:r w:rsidR="0019324D" w:rsidRPr="00167548">
              <w:rPr>
                <w:rFonts w:eastAsia="Times New Roman" w:cs="Arial"/>
                <w:lang w:eastAsia="en-AU"/>
              </w:rPr>
              <w:t xml:space="preserve"> </w:t>
            </w:r>
            <w:r w:rsidRPr="00167548">
              <w:rPr>
                <w:rFonts w:eastAsia="Times New Roman" w:cs="Arial"/>
                <w:lang w:eastAsia="en-AU"/>
              </w:rPr>
              <w:t xml:space="preserve">service(s) </w:t>
            </w:r>
            <w:r w:rsidR="00DC02CC">
              <w:rPr>
                <w:rFonts w:eastAsia="Times New Roman" w:cs="Arial"/>
                <w:lang w:eastAsia="en-AU"/>
              </w:rPr>
              <w:t>will be suspended</w:t>
            </w:r>
            <w:r w:rsidR="00DE3956">
              <w:rPr>
                <w:rFonts w:eastAsia="Times New Roman" w:cs="Arial"/>
                <w:lang w:eastAsia="en-AU"/>
              </w:rPr>
              <w:t>.</w:t>
            </w:r>
            <w:r w:rsidRPr="00167548">
              <w:rPr>
                <w:rFonts w:eastAsia="Times New Roman" w:cs="Arial"/>
                <w:lang w:eastAsia="en-AU"/>
              </w:rPr>
              <w:t xml:space="preserve"> </w:t>
            </w:r>
          </w:p>
          <w:p w14:paraId="1F1048F2" w14:textId="521520F7" w:rsidR="004B6082" w:rsidRDefault="004B6082" w:rsidP="004B6082">
            <w:pPr>
              <w:autoSpaceDE w:val="0"/>
              <w:autoSpaceDN w:val="0"/>
              <w:adjustRightInd w:val="0"/>
              <w:rPr>
                <w:rFonts w:eastAsia="Times New Roman" w:cs="Arial"/>
                <w:lang w:eastAsia="en-AU"/>
              </w:rPr>
            </w:pPr>
            <w:r w:rsidRPr="00167548">
              <w:rPr>
                <w:rFonts w:eastAsia="Times New Roman" w:cs="Arial"/>
                <w:color w:val="4A4D4E"/>
                <w:lang w:eastAsia="en-AU"/>
              </w:rPr>
              <w:br/>
            </w:r>
            <w:r w:rsidRPr="00167548">
              <w:rPr>
                <w:rFonts w:eastAsia="Times New Roman" w:cs="Arial"/>
                <w:lang w:eastAsia="en-AU"/>
              </w:rPr>
              <w:t xml:space="preserve">We want to avoid this, </w:t>
            </w:r>
            <w:r w:rsidR="00C81771">
              <w:rPr>
                <w:rFonts w:eastAsia="Times New Roman" w:cs="Arial"/>
                <w:lang w:eastAsia="en-AU"/>
              </w:rPr>
              <w:t>so please</w:t>
            </w:r>
            <w:r w:rsidRPr="00167548">
              <w:rPr>
                <w:rFonts w:eastAsia="Times New Roman" w:cs="Arial"/>
                <w:lang w:eastAsia="en-AU"/>
              </w:rPr>
              <w:t xml:space="preserve"> make a payment today by calling </w:t>
            </w:r>
            <w:r w:rsidRPr="00167548">
              <w:rPr>
                <w:rFonts w:eastAsia="Times New Roman" w:cs="Arial"/>
                <w:highlight w:val="yellow"/>
                <w:lang w:eastAsia="en-AU"/>
              </w:rPr>
              <w:t>BRAND PHONE NUMBER</w:t>
            </w:r>
            <w:r w:rsidRPr="00167548">
              <w:rPr>
                <w:rFonts w:eastAsia="Times New Roman" w:cs="Arial"/>
                <w:lang w:eastAsia="en-AU"/>
              </w:rPr>
              <w:t xml:space="preserve"> or online at </w:t>
            </w:r>
            <w:r w:rsidRPr="00167548">
              <w:rPr>
                <w:rFonts w:eastAsia="Times New Roman" w:cs="Arial"/>
                <w:highlight w:val="yellow"/>
                <w:lang w:eastAsia="en-AU"/>
              </w:rPr>
              <w:t>ONEAPP URL.</w:t>
            </w:r>
            <w:r w:rsidRPr="00167548">
              <w:rPr>
                <w:rFonts w:eastAsia="Times New Roman" w:cs="Arial"/>
                <w:lang w:eastAsia="en-AU"/>
              </w:rPr>
              <w:t xml:space="preserve"> </w:t>
            </w:r>
          </w:p>
          <w:p w14:paraId="471CD8D1" w14:textId="77777777" w:rsidR="007F35EF" w:rsidRDefault="007F35EF" w:rsidP="004B6082">
            <w:pPr>
              <w:autoSpaceDE w:val="0"/>
              <w:autoSpaceDN w:val="0"/>
              <w:adjustRightInd w:val="0"/>
              <w:rPr>
                <w:rFonts w:eastAsia="Times New Roman" w:cs="Arial"/>
                <w:color w:val="0000FF"/>
                <w:u w:val="single"/>
                <w:lang w:eastAsia="en-AU"/>
              </w:rPr>
            </w:pPr>
          </w:p>
          <w:p w14:paraId="51AFA822" w14:textId="442AEAE1" w:rsidR="007F35EF" w:rsidRPr="007F35EF" w:rsidRDefault="007F35EF" w:rsidP="007F35EF">
            <w:r w:rsidRPr="00167548">
              <w:t>If you have paid your account recently then thank you, and don</w:t>
            </w:r>
            <w:r>
              <w:t>’</w:t>
            </w:r>
            <w:r w:rsidRPr="00167548">
              <w:t>t worry about reading on.</w:t>
            </w:r>
          </w:p>
          <w:p w14:paraId="4ECB3844" w14:textId="77777777" w:rsidR="004B6082" w:rsidRPr="00167548" w:rsidRDefault="004B6082" w:rsidP="004B6082">
            <w:pPr>
              <w:autoSpaceDE w:val="0"/>
              <w:autoSpaceDN w:val="0"/>
              <w:adjustRightInd w:val="0"/>
              <w:rPr>
                <w:rFonts w:eastAsia="Times New Roman" w:cs="Arial"/>
                <w:color w:val="0000FF"/>
                <w:u w:val="single"/>
                <w:lang w:eastAsia="en-AU"/>
              </w:rPr>
            </w:pPr>
          </w:p>
          <w:p w14:paraId="653A6610" w14:textId="61449879" w:rsidR="004B6082" w:rsidRDefault="004B6082" w:rsidP="004B6082">
            <w:pPr>
              <w:autoSpaceDE w:val="0"/>
              <w:autoSpaceDN w:val="0"/>
              <w:adjustRightInd w:val="0"/>
              <w:rPr>
                <w:rFonts w:eastAsia="Times New Roman" w:cs="Arial"/>
                <w:b/>
                <w:bCs/>
                <w:lang w:eastAsia="en-AU"/>
              </w:rPr>
            </w:pPr>
            <w:r w:rsidRPr="00167548">
              <w:rPr>
                <w:rFonts w:eastAsia="Times New Roman" w:cs="Arial"/>
                <w:b/>
                <w:bCs/>
                <w:lang w:eastAsia="en-AU"/>
              </w:rPr>
              <w:t>Your payment details</w:t>
            </w:r>
            <w:r w:rsidR="00AF1EE1">
              <w:rPr>
                <w:rFonts w:eastAsia="Times New Roman" w:cs="Arial"/>
                <w:b/>
                <w:bCs/>
                <w:lang w:eastAsia="en-AU"/>
              </w:rPr>
              <w:t>:</w:t>
            </w:r>
          </w:p>
          <w:p w14:paraId="471ACCD3" w14:textId="77777777" w:rsidR="007C6907" w:rsidRPr="00167548" w:rsidRDefault="007C6907" w:rsidP="004B6082">
            <w:pPr>
              <w:autoSpaceDE w:val="0"/>
              <w:autoSpaceDN w:val="0"/>
              <w:adjustRightInd w:val="0"/>
              <w:rPr>
                <w:rFonts w:eastAsia="Times New Roman" w:cs="Arial"/>
                <w:lang w:eastAsia="en-AU"/>
              </w:rPr>
            </w:pPr>
          </w:p>
          <w:p w14:paraId="0C6A5A18" w14:textId="77777777" w:rsidR="004B6082" w:rsidRPr="00167548" w:rsidRDefault="004B6082" w:rsidP="004B6082">
            <w:pPr>
              <w:autoSpaceDE w:val="0"/>
              <w:autoSpaceDN w:val="0"/>
              <w:adjustRightInd w:val="0"/>
              <w:rPr>
                <w:rFonts w:eastAsia="Times New Roman" w:cs="Arial"/>
                <w:b/>
                <w:bCs/>
                <w:lang w:eastAsia="en-AU"/>
              </w:rPr>
            </w:pPr>
            <w:r w:rsidRPr="00167548">
              <w:rPr>
                <w:rFonts w:eastAsia="Times New Roman" w:cs="Arial"/>
                <w:lang w:eastAsia="en-AU"/>
              </w:rPr>
              <w:t>Account number:</w:t>
            </w:r>
            <w:r w:rsidRPr="00167548">
              <w:rPr>
                <w:rFonts w:eastAsia="Times New Roman" w:cs="Arial"/>
                <w:lang w:eastAsia="en-AU"/>
              </w:rPr>
              <w:tab/>
            </w:r>
            <w:proofErr w:type="spellStart"/>
            <w:r w:rsidRPr="00167548">
              <w:rPr>
                <w:rFonts w:eastAsia="Times New Roman" w:cs="Arial"/>
                <w:highlight w:val="green"/>
                <w:lang w:eastAsia="en-AU"/>
              </w:rPr>
              <w:t>AccountNo</w:t>
            </w:r>
            <w:proofErr w:type="spellEnd"/>
          </w:p>
          <w:p w14:paraId="670EFBDF" w14:textId="77777777" w:rsidR="004B6082" w:rsidRPr="00167548" w:rsidRDefault="004B6082" w:rsidP="004B6082">
            <w:pPr>
              <w:autoSpaceDE w:val="0"/>
              <w:autoSpaceDN w:val="0"/>
              <w:adjustRightInd w:val="0"/>
              <w:rPr>
                <w:rFonts w:eastAsia="Times New Roman" w:cs="Arial"/>
                <w:b/>
                <w:bCs/>
                <w:lang w:eastAsia="en-AU"/>
              </w:rPr>
            </w:pPr>
            <w:r w:rsidRPr="00167548">
              <w:rPr>
                <w:rFonts w:eastAsia="Times New Roman" w:cs="Arial"/>
                <w:lang w:eastAsia="en-AU"/>
              </w:rPr>
              <w:t>Overdue Amount:</w:t>
            </w:r>
            <w:r w:rsidRPr="00167548">
              <w:rPr>
                <w:rFonts w:eastAsia="Times New Roman" w:cs="Arial"/>
                <w:lang w:eastAsia="en-AU"/>
              </w:rPr>
              <w:tab/>
            </w:r>
            <w:r w:rsidRPr="00BC1D76">
              <w:rPr>
                <w:rFonts w:eastAsia="Times New Roman" w:cs="Arial"/>
                <w:lang w:eastAsia="en-AU"/>
              </w:rPr>
              <w:t xml:space="preserve">$ </w:t>
            </w:r>
            <w:r w:rsidRPr="00167548">
              <w:rPr>
                <w:rFonts w:eastAsia="Times New Roman" w:cs="Arial"/>
                <w:highlight w:val="green"/>
                <w:lang w:eastAsia="en-AU"/>
              </w:rPr>
              <w:t>Overdue Amount</w:t>
            </w:r>
          </w:p>
          <w:p w14:paraId="44E179D8" w14:textId="77777777" w:rsidR="004B6082" w:rsidRDefault="004B6082" w:rsidP="004B6082">
            <w:pPr>
              <w:autoSpaceDE w:val="0"/>
              <w:autoSpaceDN w:val="0"/>
              <w:adjustRightInd w:val="0"/>
              <w:rPr>
                <w:rFonts w:eastAsia="Times New Roman" w:cs="Arial"/>
                <w:lang w:eastAsia="en-AU"/>
              </w:rPr>
            </w:pPr>
          </w:p>
          <w:p w14:paraId="499A4330" w14:textId="054E60BC" w:rsidR="00087C79" w:rsidRPr="00BB2679" w:rsidRDefault="00BB2679" w:rsidP="004B6082">
            <w:pPr>
              <w:autoSpaceDE w:val="0"/>
              <w:autoSpaceDN w:val="0"/>
              <w:adjustRightInd w:val="0"/>
              <w:rPr>
                <w:rFonts w:eastAsia="Times New Roman" w:cs="Arial"/>
                <w:b/>
                <w:bCs/>
                <w:lang w:eastAsia="en-AU"/>
              </w:rPr>
            </w:pPr>
            <w:r w:rsidRPr="00BB2679">
              <w:rPr>
                <w:rFonts w:eastAsia="Times New Roman" w:cs="Arial"/>
                <w:b/>
                <w:bCs/>
                <w:lang w:eastAsia="en-AU"/>
              </w:rPr>
              <w:t xml:space="preserve">Failure to pay the overdue amount </w:t>
            </w:r>
            <w:r>
              <w:rPr>
                <w:rFonts w:eastAsia="Times New Roman" w:cs="Arial"/>
                <w:b/>
                <w:bCs/>
                <w:lang w:eastAsia="en-AU"/>
              </w:rPr>
              <w:t>will</w:t>
            </w:r>
            <w:r w:rsidRPr="00BB2679">
              <w:rPr>
                <w:rFonts w:eastAsia="Times New Roman" w:cs="Arial"/>
                <w:b/>
                <w:bCs/>
                <w:lang w:eastAsia="en-AU"/>
              </w:rPr>
              <w:t xml:space="preserve"> result in the following:</w:t>
            </w:r>
          </w:p>
          <w:p w14:paraId="1BA32F5E" w14:textId="77777777" w:rsidR="00087C79" w:rsidRDefault="00087C79" w:rsidP="004B6082">
            <w:pPr>
              <w:autoSpaceDE w:val="0"/>
              <w:autoSpaceDN w:val="0"/>
              <w:adjustRightInd w:val="0"/>
              <w:rPr>
                <w:rFonts w:eastAsia="Times New Roman" w:cs="Arial"/>
                <w:lang w:eastAsia="en-AU"/>
              </w:rPr>
            </w:pPr>
          </w:p>
          <w:p w14:paraId="7FACEA4E" w14:textId="13E5F9C8" w:rsidR="00087C79" w:rsidRPr="00340394" w:rsidRDefault="00BB2679" w:rsidP="00087C79">
            <w:pPr>
              <w:pStyle w:val="NormalWeb"/>
              <w:numPr>
                <w:ilvl w:val="0"/>
                <w:numId w:val="16"/>
              </w:numPr>
              <w:spacing w:before="0" w:beforeAutospacing="0" w:after="0" w:afterAutospacing="0"/>
              <w:rPr>
                <w:rFonts w:asciiTheme="minorHAnsi" w:hAnsiTheme="minorHAnsi" w:cstheme="minorHAnsi"/>
              </w:rPr>
            </w:pPr>
            <w:r>
              <w:rPr>
                <w:rFonts w:asciiTheme="minorHAnsi" w:hAnsiTheme="minorHAnsi"/>
              </w:rPr>
              <w:t>Your service(s) will be s</w:t>
            </w:r>
            <w:r w:rsidR="00087C79" w:rsidRPr="00340394">
              <w:rPr>
                <w:rFonts w:asciiTheme="minorHAnsi" w:hAnsiTheme="minorHAnsi"/>
              </w:rPr>
              <w:t>uspended</w:t>
            </w:r>
            <w:r>
              <w:rPr>
                <w:rFonts w:asciiTheme="minorHAnsi" w:hAnsiTheme="minorHAnsi"/>
              </w:rPr>
              <w:t>, which means they</w:t>
            </w:r>
            <w:r w:rsidR="00087C79" w:rsidRPr="00340394">
              <w:rPr>
                <w:rFonts w:asciiTheme="minorHAnsi" w:hAnsiTheme="minorHAnsi"/>
              </w:rPr>
              <w:t xml:space="preserve"> won’t work. A suspended phone service won’t be able to receive or make calls (except to 000 emergency services)</w:t>
            </w:r>
            <w:r w:rsidR="00087C79" w:rsidRPr="00340394">
              <w:rPr>
                <w:rFonts w:asciiTheme="minorHAnsi" w:hAnsiTheme="minorHAnsi" w:cstheme="minorHAnsi"/>
              </w:rPr>
              <w:t>. A suspended internet service won’t be able to get online, and other services that use the internet connection won’t work. </w:t>
            </w:r>
            <w:ins w:id="71" w:author="Gina Thompson" w:date="2026-02-13T15:02:00Z" w16du:dateUtc="2026-02-13T07:02:00Z">
              <w:r w:rsidR="00071328">
                <w:rPr>
                  <w:rFonts w:asciiTheme="minorHAnsi" w:hAnsiTheme="minorHAnsi" w:cstheme="minorHAnsi"/>
                </w:rPr>
                <w:br/>
              </w:r>
            </w:ins>
          </w:p>
          <w:p w14:paraId="27A5AEDE" w14:textId="01922677" w:rsidR="00087C79" w:rsidRPr="00340394" w:rsidRDefault="00087C79" w:rsidP="00087C79">
            <w:pPr>
              <w:pStyle w:val="NormalWeb"/>
              <w:numPr>
                <w:ilvl w:val="0"/>
                <w:numId w:val="16"/>
              </w:numPr>
              <w:spacing w:before="0" w:beforeAutospacing="0" w:after="0" w:afterAutospacing="0"/>
              <w:rPr>
                <w:rFonts w:asciiTheme="minorHAnsi" w:hAnsiTheme="minorHAnsi"/>
              </w:rPr>
            </w:pPr>
            <w:r w:rsidRPr="00340394">
              <w:rPr>
                <w:rFonts w:asciiTheme="minorHAnsi" w:hAnsiTheme="minorHAnsi"/>
              </w:rPr>
              <w:t>You may not order another service while you have a suspended service.</w:t>
            </w:r>
            <w:ins w:id="72" w:author="Gina Thompson" w:date="2026-02-13T15:02:00Z" w16du:dateUtc="2026-02-13T07:02:00Z">
              <w:r w:rsidR="00071328">
                <w:rPr>
                  <w:rFonts w:asciiTheme="minorHAnsi" w:hAnsiTheme="minorHAnsi"/>
                </w:rPr>
                <w:br/>
              </w:r>
            </w:ins>
          </w:p>
          <w:p w14:paraId="1A32504B" w14:textId="57C171AF" w:rsidR="00087C79" w:rsidRPr="00340394" w:rsidRDefault="00087C79" w:rsidP="00087C79">
            <w:pPr>
              <w:pStyle w:val="NormalWeb"/>
              <w:numPr>
                <w:ilvl w:val="0"/>
                <w:numId w:val="16"/>
              </w:numPr>
              <w:spacing w:before="0" w:beforeAutospacing="0" w:after="0" w:afterAutospacing="0"/>
              <w:rPr>
                <w:rFonts w:asciiTheme="minorHAnsi" w:hAnsiTheme="minorHAnsi"/>
              </w:rPr>
            </w:pPr>
            <w:r w:rsidRPr="00340394">
              <w:rPr>
                <w:rFonts w:asciiTheme="minorHAnsi" w:hAnsiTheme="minorHAnsi"/>
              </w:rPr>
              <w:lastRenderedPageBreak/>
              <w:t>Your minimum monthly charges will continue as per your contract while your service(s) are suspended, and the cost of any products or services purchased prior to the suspension will also apply.</w:t>
            </w:r>
            <w:ins w:id="73" w:author="Gina Thompson" w:date="2026-02-13T15:02:00Z" w16du:dateUtc="2026-02-13T07:02:00Z">
              <w:r w:rsidR="00071328">
                <w:rPr>
                  <w:rFonts w:asciiTheme="minorHAnsi" w:hAnsiTheme="minorHAnsi"/>
                </w:rPr>
                <w:br/>
              </w:r>
            </w:ins>
          </w:p>
          <w:p w14:paraId="173F1854" w14:textId="4B574D65" w:rsidR="00087C79" w:rsidRPr="00340394" w:rsidRDefault="00087C79" w:rsidP="00087C79">
            <w:pPr>
              <w:pStyle w:val="NormalWeb"/>
              <w:numPr>
                <w:ilvl w:val="0"/>
                <w:numId w:val="16"/>
              </w:numPr>
              <w:spacing w:before="0" w:beforeAutospacing="0" w:after="0" w:afterAutospacing="0"/>
              <w:rPr>
                <w:rFonts w:asciiTheme="minorHAnsi" w:hAnsiTheme="minorHAnsi"/>
              </w:rPr>
            </w:pPr>
            <w:r w:rsidRPr="00340394">
              <w:rPr>
                <w:rFonts w:asciiTheme="minorHAnsi" w:hAnsiTheme="minorHAnsi"/>
              </w:rPr>
              <w:t>You will need to pay the overdue amount before the suspension is removed</w:t>
            </w:r>
            <w:r w:rsidR="00D146DD">
              <w:rPr>
                <w:rFonts w:asciiTheme="minorHAnsi" w:hAnsiTheme="minorHAnsi"/>
              </w:rPr>
              <w:t>; and</w:t>
            </w:r>
            <w:r w:rsidRPr="00340394">
              <w:rPr>
                <w:rFonts w:asciiTheme="minorHAnsi" w:hAnsiTheme="minorHAnsi"/>
              </w:rPr>
              <w:t xml:space="preserve"> </w:t>
            </w:r>
            <w:ins w:id="74" w:author="Gina Thompson" w:date="2026-02-13T15:02:00Z" w16du:dateUtc="2026-02-13T07:02:00Z">
              <w:r w:rsidR="00071328">
                <w:rPr>
                  <w:rFonts w:asciiTheme="minorHAnsi" w:hAnsiTheme="minorHAnsi"/>
                </w:rPr>
                <w:br/>
              </w:r>
            </w:ins>
          </w:p>
          <w:p w14:paraId="6A950224" w14:textId="77777777" w:rsidR="00087C79" w:rsidRPr="00340394" w:rsidRDefault="00087C79" w:rsidP="00087C79">
            <w:pPr>
              <w:pStyle w:val="NormalWeb"/>
              <w:numPr>
                <w:ilvl w:val="0"/>
                <w:numId w:val="16"/>
              </w:numPr>
              <w:spacing w:before="0" w:beforeAutospacing="0" w:after="0" w:afterAutospacing="0"/>
              <w:rPr>
                <w:rFonts w:asciiTheme="minorHAnsi" w:hAnsiTheme="minorHAnsi"/>
              </w:rPr>
            </w:pPr>
            <w:r w:rsidRPr="00340394">
              <w:rPr>
                <w:rFonts w:asciiTheme="minorHAnsi" w:hAnsiTheme="minorHAnsi" w:cstheme="minorHAnsi"/>
              </w:rPr>
              <w:t>Failure to pay the overdue amount after suspension may lead to disconnection.</w:t>
            </w:r>
          </w:p>
          <w:p w14:paraId="15AB4591" w14:textId="77777777" w:rsidR="00087C79" w:rsidRPr="00167548" w:rsidRDefault="00087C79" w:rsidP="004B6082">
            <w:pPr>
              <w:autoSpaceDE w:val="0"/>
              <w:autoSpaceDN w:val="0"/>
              <w:adjustRightInd w:val="0"/>
              <w:rPr>
                <w:rFonts w:eastAsia="Times New Roman" w:cs="Arial"/>
                <w:lang w:eastAsia="en-AU"/>
              </w:rPr>
            </w:pPr>
          </w:p>
          <w:p w14:paraId="294E3F44" w14:textId="6C3021D6" w:rsidR="00750B63" w:rsidRPr="00167548" w:rsidRDefault="004B6082" w:rsidP="004B6082">
            <w:pPr>
              <w:rPr>
                <w:lang w:val="en-GB"/>
              </w:rPr>
            </w:pPr>
            <w:r w:rsidRPr="00167548">
              <w:t>If you are experiencing financial hardship</w:t>
            </w:r>
            <w:r w:rsidR="005530D3">
              <w:t>,</w:t>
            </w:r>
            <w:r w:rsidRPr="00167548">
              <w:t xml:space="preserve"> </w:t>
            </w:r>
            <w:r w:rsidR="000E5B87">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w:t>
            </w:r>
            <w:r w:rsidR="006E47FA" w:rsidRPr="006E47FA">
              <w:t>or</w:t>
            </w:r>
            <w:r w:rsidR="006E47FA">
              <w:t xml:space="preserve"> email </w:t>
            </w:r>
            <w:r w:rsidR="006E47FA" w:rsidRPr="006E47FA">
              <w:rPr>
                <w:highlight w:val="yellow"/>
              </w:rPr>
              <w:t>FHP EMAIL</w:t>
            </w:r>
            <w:r w:rsidR="006E47FA">
              <w:t xml:space="preserve"> t</w:t>
            </w:r>
            <w:r w:rsidRPr="006E47FA">
              <w:t xml:space="preserve">o discuss </w:t>
            </w:r>
            <w:r w:rsidRPr="00167548">
              <w:t xml:space="preserve">your </w:t>
            </w:r>
            <w:r w:rsidR="006E47FA">
              <w:t>options</w:t>
            </w:r>
            <w:r w:rsidR="000E5B87">
              <w:t xml:space="preserve"> for assistance</w:t>
            </w:r>
            <w:r w:rsidRPr="00167548">
              <w:t xml:space="preserve">. </w:t>
            </w:r>
            <w:r w:rsidR="00EE445B">
              <w:t>We’re available</w:t>
            </w:r>
            <w:r w:rsidRPr="00167548">
              <w:t xml:space="preserve"> from </w:t>
            </w:r>
            <w:r w:rsidR="00BC690A">
              <w:t>9</w:t>
            </w:r>
            <w:r w:rsidRPr="00167548">
              <w:t xml:space="preserve">am to </w:t>
            </w:r>
            <w:r w:rsidR="00BC690A">
              <w:t>5</w:t>
            </w:r>
            <w:r w:rsidRPr="00167548">
              <w:t xml:space="preserve">pm AEST, Monday to Friday. </w:t>
            </w:r>
            <w:r w:rsidR="00EE445B">
              <w:t>You can read o</w:t>
            </w:r>
            <w:r w:rsidRPr="00167548">
              <w:t>ur Financial Hardship Policy</w:t>
            </w:r>
            <w:r w:rsidR="00EE445B">
              <w:t xml:space="preserve"> a</w:t>
            </w:r>
            <w:r w:rsidRPr="00167548">
              <w:t>t</w:t>
            </w:r>
            <w:r w:rsidRPr="00167548">
              <w:rPr>
                <w:lang w:val="en-GB"/>
              </w:rPr>
              <w:t xml:space="preserve"> </w:t>
            </w:r>
            <w:r w:rsidRPr="00167548">
              <w:rPr>
                <w:highlight w:val="yellow"/>
                <w:lang w:val="en-GB"/>
              </w:rPr>
              <w:t>FHP URL</w:t>
            </w:r>
            <w:r w:rsidRPr="00167548">
              <w:rPr>
                <w:lang w:val="en-GB"/>
              </w:rPr>
              <w:t>.</w:t>
            </w:r>
          </w:p>
          <w:p w14:paraId="05078C4B" w14:textId="77777777" w:rsidR="004B6082" w:rsidRDefault="004B6082" w:rsidP="004B6082">
            <w:pPr>
              <w:autoSpaceDE w:val="0"/>
              <w:autoSpaceDN w:val="0"/>
              <w:adjustRightInd w:val="0"/>
              <w:spacing w:line="252" w:lineRule="auto"/>
              <w:rPr>
                <w:rFonts w:eastAsia="Times New Roman" w:cs="Arial"/>
                <w:lang w:eastAsia="en-AU"/>
              </w:rPr>
            </w:pPr>
          </w:p>
          <w:p w14:paraId="0D9DDF15" w14:textId="77777777" w:rsidR="004B6082" w:rsidRPr="00167548" w:rsidRDefault="004B6082" w:rsidP="004B6082">
            <w:pPr>
              <w:autoSpaceDE w:val="0"/>
              <w:autoSpaceDN w:val="0"/>
              <w:adjustRightInd w:val="0"/>
              <w:spacing w:line="252" w:lineRule="auto"/>
              <w:rPr>
                <w:rFonts w:eastAsia="Times New Roman" w:cs="Arial"/>
                <w:lang w:eastAsia="en-AU"/>
              </w:rPr>
            </w:pPr>
            <w:r w:rsidRPr="00167548">
              <w:rPr>
                <w:rFonts w:eastAsia="Times New Roman" w:cs="Arial"/>
                <w:lang w:eastAsia="en-AU"/>
              </w:rPr>
              <w:t>Thanks,</w:t>
            </w:r>
          </w:p>
          <w:p w14:paraId="7C83E731" w14:textId="77777777" w:rsidR="004B6082" w:rsidRPr="00167548" w:rsidRDefault="004B6082" w:rsidP="004B6082">
            <w:pPr>
              <w:autoSpaceDE w:val="0"/>
              <w:autoSpaceDN w:val="0"/>
              <w:adjustRightInd w:val="0"/>
              <w:spacing w:line="252" w:lineRule="auto"/>
              <w:rPr>
                <w:rFonts w:eastAsia="Times New Roman" w:cs="Arial"/>
                <w:b/>
                <w:bCs/>
                <w:lang w:eastAsia="en-AU"/>
              </w:rPr>
            </w:pPr>
            <w:r w:rsidRPr="00167548">
              <w:rPr>
                <w:rFonts w:eastAsia="Times New Roman" w:cs="Arial"/>
                <w:lang w:eastAsia="en-AU"/>
              </w:rPr>
              <w:br/>
            </w:r>
            <w:r w:rsidRPr="00167548">
              <w:rPr>
                <w:rFonts w:eastAsia="Times New Roman" w:cs="Arial"/>
                <w:b/>
                <w:bCs/>
                <w:lang w:eastAsia="en-AU"/>
              </w:rPr>
              <w:t xml:space="preserve">The </w:t>
            </w:r>
            <w:r w:rsidRPr="00167548">
              <w:rPr>
                <w:rFonts w:eastAsia="Times New Roman" w:cs="Arial"/>
                <w:b/>
                <w:bCs/>
                <w:highlight w:val="yellow"/>
                <w:lang w:eastAsia="en-AU"/>
              </w:rPr>
              <w:t>BRAND</w:t>
            </w:r>
            <w:r w:rsidRPr="00167548">
              <w:rPr>
                <w:rFonts w:eastAsia="Times New Roman" w:cs="Arial"/>
                <w:b/>
                <w:bCs/>
                <w:lang w:eastAsia="en-AU"/>
              </w:rPr>
              <w:t xml:space="preserve"> Team</w:t>
            </w:r>
          </w:p>
          <w:p w14:paraId="6B493657" w14:textId="77777777" w:rsidR="004B6082" w:rsidRDefault="004B6082" w:rsidP="004B6082"/>
          <w:p w14:paraId="72B6850A" w14:textId="77777777" w:rsidR="004B6082" w:rsidRPr="00167548" w:rsidRDefault="004B6082" w:rsidP="004B6082">
            <w:pPr>
              <w:rPr>
                <w:highlight w:val="cyan"/>
              </w:rPr>
            </w:pPr>
            <w:r w:rsidRPr="00167548">
              <w:rPr>
                <w:highlight w:val="cyan"/>
              </w:rPr>
              <w:t>HOW TO PAY COMPONENT</w:t>
            </w:r>
          </w:p>
          <w:p w14:paraId="5F1ABDF4" w14:textId="77777777" w:rsidR="004B6082" w:rsidRPr="00167548" w:rsidRDefault="004B6082" w:rsidP="004B6082">
            <w:pPr>
              <w:rPr>
                <w:highlight w:val="cyan"/>
              </w:rPr>
            </w:pPr>
          </w:p>
          <w:p w14:paraId="1FF61415" w14:textId="77777777" w:rsidR="004B6082" w:rsidRPr="00167548" w:rsidRDefault="004B6082" w:rsidP="004B6082">
            <w:r w:rsidRPr="00167548">
              <w:rPr>
                <w:highlight w:val="cyan"/>
              </w:rPr>
              <w:t>PAYMENT SLIP COMPONENT</w:t>
            </w:r>
          </w:p>
          <w:p w14:paraId="7CA522AE" w14:textId="77777777" w:rsidR="00323B7D" w:rsidRDefault="00323B7D"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rPr>
            </w:pPr>
          </w:p>
          <w:p w14:paraId="5060E07D" w14:textId="77777777" w:rsidR="00475709" w:rsidRPr="00167548" w:rsidRDefault="00475709" w:rsidP="00475709">
            <w:r>
              <w:rPr>
                <w:highlight w:val="cyan"/>
              </w:rPr>
              <w:t>SECURITY FOOTER</w:t>
            </w:r>
            <w:r w:rsidRPr="00167548">
              <w:rPr>
                <w:highlight w:val="cyan"/>
              </w:rPr>
              <w:t xml:space="preserve"> COMPONENT</w:t>
            </w:r>
          </w:p>
          <w:p w14:paraId="17FFAE29" w14:textId="50651198" w:rsidR="00AA48BC" w:rsidRPr="00167548" w:rsidRDefault="00AA48BC" w:rsidP="00AA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rPr>
            </w:pPr>
          </w:p>
        </w:tc>
      </w:tr>
      <w:tr w:rsidR="0099509F" w:rsidRPr="00167548" w14:paraId="7E7CFC96" w14:textId="77777777" w:rsidTr="006F0E93">
        <w:tc>
          <w:tcPr>
            <w:tcW w:w="2828" w:type="dxa"/>
          </w:tcPr>
          <w:p w14:paraId="6FADACC7" w14:textId="4B2E5CC7" w:rsidR="003C750E" w:rsidRPr="00167548" w:rsidRDefault="003C750E" w:rsidP="003C750E">
            <w:pPr>
              <w:rPr>
                <w:b/>
                <w:bCs/>
              </w:rPr>
            </w:pPr>
            <w:r w:rsidRPr="00167548">
              <w:rPr>
                <w:b/>
                <w:bCs/>
              </w:rPr>
              <w:lastRenderedPageBreak/>
              <w:t>Demand Notice</w:t>
            </w:r>
            <w:r w:rsidR="00323B7D">
              <w:rPr>
                <w:b/>
                <w:bCs/>
              </w:rPr>
              <w:t xml:space="preserve"> 3</w:t>
            </w:r>
            <w:r w:rsidRPr="00167548">
              <w:rPr>
                <w:b/>
                <w:bCs/>
              </w:rPr>
              <w:t xml:space="preserve"> - Pending Disconnection</w:t>
            </w:r>
            <w:r w:rsidR="0088038E" w:rsidRPr="00167548">
              <w:rPr>
                <w:b/>
                <w:bCs/>
              </w:rPr>
              <w:t xml:space="preserve"> (Credit Checked)</w:t>
            </w:r>
          </w:p>
          <w:p w14:paraId="27F10C7C" w14:textId="77777777" w:rsidR="00F736FA" w:rsidRPr="00167548" w:rsidRDefault="00F736FA" w:rsidP="0066265F"/>
          <w:p w14:paraId="11151BD0" w14:textId="0F1EE999" w:rsidR="00265BA9" w:rsidRPr="00167548" w:rsidRDefault="00265BA9" w:rsidP="00265BA9">
            <w:r w:rsidRPr="00167548">
              <w:lastRenderedPageBreak/>
              <w:t xml:space="preserve">Sent when account is overdue by </w:t>
            </w:r>
            <w:r w:rsidR="00323B7D">
              <w:t>18</w:t>
            </w:r>
            <w:r w:rsidRPr="00167548">
              <w:t xml:space="preserve"> days.</w:t>
            </w:r>
          </w:p>
          <w:p w14:paraId="71D8B754" w14:textId="77777777" w:rsidR="00265BA9" w:rsidRPr="00167548" w:rsidRDefault="00265BA9" w:rsidP="00265BA9"/>
          <w:p w14:paraId="3CAA66E4" w14:textId="663794BB" w:rsidR="003C750E" w:rsidRPr="00167548" w:rsidRDefault="00265BA9" w:rsidP="00265BA9">
            <w:r w:rsidRPr="00167548">
              <w:t xml:space="preserve">Disconnection will occur </w:t>
            </w:r>
            <w:r w:rsidR="00323B7D">
              <w:t>5</w:t>
            </w:r>
            <w:r w:rsidRPr="00167548">
              <w:t xml:space="preserve"> days after notice.</w:t>
            </w:r>
          </w:p>
        </w:tc>
        <w:tc>
          <w:tcPr>
            <w:tcW w:w="2206" w:type="dxa"/>
          </w:tcPr>
          <w:p w14:paraId="71B89D34" w14:textId="77777777" w:rsidR="00F736FA" w:rsidRPr="00167548" w:rsidRDefault="00265BA9" w:rsidP="0066265F">
            <w:pPr>
              <w:rPr>
                <w:rFonts w:eastAsia="Times New Roman" w:cs="Times New Roman"/>
                <w:color w:val="000000"/>
                <w:kern w:val="0"/>
                <w:lang w:eastAsia="en-AU"/>
                <w14:ligatures w14:val="none"/>
              </w:rPr>
            </w:pPr>
            <w:r w:rsidRPr="00167548">
              <w:lastRenderedPageBreak/>
              <w:t>TPG</w:t>
            </w:r>
            <w:r w:rsidRPr="00167548">
              <w:rPr>
                <w:rFonts w:eastAsia="Times New Roman" w:cs="Times New Roman"/>
                <w:color w:val="000000"/>
                <w:kern w:val="0"/>
                <w:lang w:eastAsia="en-AU"/>
                <w14:ligatures w14:val="none"/>
              </w:rPr>
              <w:t>_FDL1</w:t>
            </w:r>
          </w:p>
          <w:p w14:paraId="3C553FD0" w14:textId="77777777" w:rsidR="00265BA9" w:rsidRPr="00167548" w:rsidRDefault="00265BA9" w:rsidP="0066265F">
            <w:pPr>
              <w:rPr>
                <w:rFonts w:eastAsia="Times New Roman" w:cs="Times New Roman"/>
                <w:color w:val="000000"/>
                <w:kern w:val="0"/>
                <w:lang w:eastAsia="en-AU"/>
                <w14:ligatures w14:val="none"/>
              </w:rPr>
            </w:pPr>
          </w:p>
          <w:p w14:paraId="703A0541" w14:textId="7FB91FFA" w:rsidR="00265BA9" w:rsidRPr="00167548" w:rsidRDefault="00265BA9" w:rsidP="0066265F">
            <w:r w:rsidRPr="00167548">
              <w:rPr>
                <w:rFonts w:eastAsia="Times New Roman" w:cs="Times New Roman"/>
                <w:color w:val="000000"/>
                <w:kern w:val="0"/>
                <w:lang w:eastAsia="en-AU"/>
                <w14:ligatures w14:val="none"/>
              </w:rPr>
              <w:t>IINET_FDL1</w:t>
            </w:r>
          </w:p>
        </w:tc>
        <w:tc>
          <w:tcPr>
            <w:tcW w:w="8914" w:type="dxa"/>
          </w:tcPr>
          <w:p w14:paraId="386DC3E4" w14:textId="7C7C8BAE"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6600CDF4" w14:textId="77777777"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47E9F876" w14:textId="725281B2"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75" w:author="Gina Thompson" w:date="2026-02-12T15:43:00Z" w16du:dateUtc="2026-02-12T07:43:00Z">
              <w:r w:rsidRPr="00167548" w:rsidDel="00CB1AED">
                <w:rPr>
                  <w:color w:val="000000"/>
                  <w:lang w:val="en-US"/>
                </w:rPr>
                <w:delText>Important information about your account</w:delText>
              </w:r>
            </w:del>
            <w:ins w:id="76" w:author="Gina Thompson" w:date="2026-02-12T15:43:00Z" w16du:dateUtc="2026-02-12T07:43:00Z">
              <w:r w:rsidR="00CB1AED">
                <w:rPr>
                  <w:color w:val="000000"/>
                  <w:lang w:val="en-US"/>
                </w:rPr>
                <w:t>Notic</w:t>
              </w:r>
            </w:ins>
            <w:ins w:id="77" w:author="Gina Thompson" w:date="2026-02-12T15:44:00Z" w16du:dateUtc="2026-02-12T07:44:00Z">
              <w:r w:rsidR="00CB1AED">
                <w:rPr>
                  <w:color w:val="000000"/>
                  <w:lang w:val="en-US"/>
                </w:rPr>
                <w:t>e of Pending Disconnection</w:t>
              </w:r>
            </w:ins>
          </w:p>
          <w:p w14:paraId="7D98C555" w14:textId="77777777" w:rsidR="00F736FA" w:rsidRPr="00167548" w:rsidRDefault="00F736FA" w:rsidP="0066265F"/>
          <w:p w14:paraId="31CE91A2" w14:textId="77777777" w:rsidR="00F12353" w:rsidRPr="00167548" w:rsidRDefault="00F12353" w:rsidP="00F12353">
            <w:pPr>
              <w:rPr>
                <w:b/>
                <w:bCs/>
                <w:color w:val="0070C0"/>
              </w:rPr>
            </w:pPr>
            <w:r w:rsidRPr="00167548">
              <w:rPr>
                <w:b/>
                <w:bCs/>
              </w:rPr>
              <w:lastRenderedPageBreak/>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p>
          <w:p w14:paraId="08024C4B" w14:textId="77777777" w:rsidR="00FA3EC3" w:rsidRPr="00167548" w:rsidRDefault="00FA3EC3" w:rsidP="00F12353">
            <w:pPr>
              <w:rPr>
                <w:b/>
                <w:bCs/>
              </w:rPr>
            </w:pPr>
          </w:p>
          <w:p w14:paraId="5CB5D110" w14:textId="02EC0647" w:rsidR="00F12353" w:rsidRPr="00167548" w:rsidRDefault="00F12353" w:rsidP="00F12353">
            <w:r w:rsidRPr="00167548">
              <w:rPr>
                <w:b/>
                <w:bCs/>
              </w:rPr>
              <w:t xml:space="preserve">Overdue Amount: </w:t>
            </w:r>
            <w:r w:rsidR="00BC1D76" w:rsidRPr="00BC1D76">
              <w:t>$</w:t>
            </w:r>
            <w:r w:rsidR="00BC1D76">
              <w:t xml:space="preserve"> </w:t>
            </w:r>
            <w:r w:rsidRPr="00167548">
              <w:rPr>
                <w:highlight w:val="green"/>
              </w:rPr>
              <w:t>${</w:t>
            </w:r>
            <w:proofErr w:type="spellStart"/>
            <w:r w:rsidRPr="00167548">
              <w:rPr>
                <w:highlight w:val="green"/>
              </w:rPr>
              <w:t>d:Calculation</w:t>
            </w:r>
            <w:proofErr w:type="spellEnd"/>
            <w:r w:rsidRPr="00167548">
              <w:rPr>
                <w:highlight w:val="green"/>
              </w:rPr>
              <w:t>(Communications).L38_OverdueAmount:d}</w:t>
            </w:r>
          </w:p>
          <w:p w14:paraId="26D4DBC7" w14:textId="77777777" w:rsidR="00FA3EC3" w:rsidRPr="00167548" w:rsidRDefault="00FA3EC3" w:rsidP="00F12353">
            <w:pPr>
              <w:rPr>
                <w:b/>
                <w:bCs/>
              </w:rPr>
            </w:pPr>
          </w:p>
          <w:p w14:paraId="46222B27" w14:textId="6DED08BD" w:rsidR="00F12353" w:rsidRPr="00167548" w:rsidRDefault="00F12353" w:rsidP="00F12353">
            <w:pPr>
              <w:rPr>
                <w:b/>
                <w:bCs/>
              </w:rPr>
            </w:pPr>
            <w:r w:rsidRPr="00167548">
              <w:rPr>
                <w:b/>
                <w:bCs/>
              </w:rPr>
              <w:t>Total Balance:</w:t>
            </w:r>
            <w:r w:rsidR="00BC1D76" w:rsidRPr="00BC1D76">
              <w:t xml:space="preserve"> $</w:t>
            </w:r>
            <w:r w:rsidRPr="00167548">
              <w:rPr>
                <w:b/>
                <w:bCs/>
                <w:color w:val="0070C0"/>
              </w:rPr>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17B9A12F" w14:textId="77777777" w:rsidR="00F12353" w:rsidRPr="00167548" w:rsidRDefault="00F12353" w:rsidP="00F12353">
            <w:pPr>
              <w:rPr>
                <w:b/>
                <w:bCs/>
              </w:rPr>
            </w:pPr>
          </w:p>
          <w:p w14:paraId="47694ECE" w14:textId="7D41E52F" w:rsidR="00F12353" w:rsidRPr="000D2AE2" w:rsidRDefault="00CB1AED" w:rsidP="00175DAC">
            <w:pPr>
              <w:pStyle w:val="Heading3"/>
              <w:rPr>
                <w:b/>
                <w:bCs/>
                <w:color w:val="auto"/>
              </w:rPr>
            </w:pPr>
            <w:r w:rsidRPr="000D2AE2">
              <w:rPr>
                <w:b/>
                <w:bCs/>
                <w:color w:val="auto"/>
              </w:rPr>
              <w:t>Important Notice</w:t>
            </w:r>
            <w:ins w:id="78" w:author="Gina Thompson" w:date="2026-02-12T15:43:00Z" w16du:dateUtc="2026-02-12T07:43:00Z">
              <w:r w:rsidRPr="000D2AE2">
                <w:rPr>
                  <w:b/>
                  <w:bCs/>
                  <w:color w:val="auto"/>
                </w:rPr>
                <w:t xml:space="preserve"> – Please read: </w:t>
              </w:r>
            </w:ins>
            <w:r w:rsidRPr="000D2AE2">
              <w:rPr>
                <w:b/>
                <w:bCs/>
                <w:color w:val="auto"/>
              </w:rPr>
              <w:t xml:space="preserve">Notice of </w:t>
            </w:r>
            <w:r w:rsidR="00DD2470" w:rsidRPr="000D2AE2">
              <w:rPr>
                <w:b/>
                <w:bCs/>
                <w:color w:val="auto"/>
              </w:rPr>
              <w:t>Pending Disconnection</w:t>
            </w:r>
            <w:r w:rsidRPr="000D2AE2">
              <w:rPr>
                <w:b/>
                <w:bCs/>
                <w:color w:val="auto"/>
              </w:rPr>
              <w:t xml:space="preserve"> </w:t>
            </w:r>
          </w:p>
          <w:p w14:paraId="5BCBDDB7" w14:textId="77777777" w:rsidR="00F12353" w:rsidRPr="00167548" w:rsidRDefault="00F12353" w:rsidP="00F12353">
            <w:pPr>
              <w:rPr>
                <w:b/>
                <w:bCs/>
              </w:rPr>
            </w:pPr>
          </w:p>
          <w:p w14:paraId="3705AD71" w14:textId="259220B3" w:rsidR="00F12353" w:rsidRPr="00167548" w:rsidRDefault="00F12353" w:rsidP="00F12353">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00C06235">
              <w:t>,</w:t>
            </w:r>
          </w:p>
          <w:p w14:paraId="409D4B7B" w14:textId="26B0F21A" w:rsidR="002011A1" w:rsidRDefault="00F12353" w:rsidP="002011A1">
            <w:pPr>
              <w:autoSpaceDE w:val="0"/>
              <w:autoSpaceDN w:val="0"/>
              <w:adjustRightInd w:val="0"/>
              <w:rPr>
                <w:ins w:id="79" w:author="Gina Thompson" w:date="2026-02-12T16:24:00Z" w16du:dateUtc="2026-02-12T08:24:00Z"/>
                <w:rFonts w:eastAsia="Times New Roman" w:cs="Arial"/>
                <w:lang w:eastAsia="en-AU"/>
              </w:rPr>
            </w:pPr>
            <w:r w:rsidRPr="00167548">
              <w:br/>
            </w:r>
            <w:ins w:id="80" w:author="Gina Thompson" w:date="2026-02-12T16:24:00Z" w16du:dateUtc="2026-02-12T08:24:00Z">
              <w:r w:rsidR="002011A1" w:rsidRPr="002011A1">
                <w:rPr>
                  <w:rFonts w:eastAsia="Times New Roman" w:cs="Arial"/>
                  <w:lang w:eastAsia="en-AU"/>
                </w:rPr>
                <w:t>Your account is still overdue and scheduled</w:t>
              </w:r>
              <w:r w:rsidR="002011A1" w:rsidRPr="00167548">
                <w:rPr>
                  <w:rFonts w:eastAsia="Times New Roman" w:cs="Arial"/>
                  <w:lang w:eastAsia="en-AU"/>
                </w:rPr>
                <w:t xml:space="preserve"> for </w:t>
              </w:r>
            </w:ins>
            <w:ins w:id="81" w:author="Gina Thompson" w:date="2026-02-12T16:25:00Z" w16du:dateUtc="2026-02-12T08:25:00Z">
              <w:r w:rsidR="002011A1">
                <w:rPr>
                  <w:rFonts w:eastAsia="Times New Roman" w:cs="Arial"/>
                  <w:lang w:eastAsia="en-AU"/>
                </w:rPr>
                <w:t>disconnect</w:t>
              </w:r>
            </w:ins>
            <w:ins w:id="82" w:author="Gina Thompson" w:date="2026-02-12T16:24:00Z" w16du:dateUtc="2026-02-12T08:24:00Z">
              <w:r w:rsidR="002011A1">
                <w:rPr>
                  <w:rFonts w:eastAsia="Times New Roman" w:cs="Arial"/>
                  <w:lang w:eastAsia="en-AU"/>
                </w:rPr>
                <w:t>ion</w:t>
              </w:r>
              <w:r w:rsidR="002011A1" w:rsidRPr="00167548">
                <w:rPr>
                  <w:rFonts w:eastAsia="Times New Roman" w:cs="Arial"/>
                  <w:lang w:eastAsia="en-AU"/>
                </w:rPr>
                <w:t xml:space="preserve"> from </w:t>
              </w:r>
              <w:r w:rsidR="002011A1" w:rsidRPr="00167548">
                <w:rPr>
                  <w:rFonts w:eastAsia="Times New Roman"/>
                  <w:highlight w:val="green"/>
                  <w:lang w:eastAsia="en-AU"/>
                </w:rPr>
                <w:t>DD-MM-YYYY</w:t>
              </w:r>
              <w:r w:rsidR="002011A1" w:rsidRPr="00167548">
                <w:rPr>
                  <w:rFonts w:eastAsia="Times New Roman" w:cs="Arial"/>
                  <w:lang w:eastAsia="en-AU"/>
                </w:rPr>
                <w:t xml:space="preserve">. </w:t>
              </w:r>
            </w:ins>
          </w:p>
          <w:p w14:paraId="6FDB9A78" w14:textId="5440F022" w:rsidR="00F12353" w:rsidRDefault="00F12353" w:rsidP="00F12353">
            <w:pPr>
              <w:rPr>
                <w:ins w:id="83" w:author="Gina Thompson" w:date="2026-02-12T16:26:00Z" w16du:dateUtc="2026-02-12T08:26:00Z"/>
              </w:rPr>
            </w:pPr>
            <w:del w:id="84" w:author="Gina Thompson" w:date="2026-02-12T16:24:00Z" w16du:dateUtc="2026-02-12T08:24:00Z">
              <w:r w:rsidRPr="00167548" w:rsidDel="002011A1">
                <w:delText xml:space="preserve">All services related to the customer number (shown above) are now due </w:delText>
              </w:r>
            </w:del>
            <w:del w:id="85" w:author="Gina Thompson" w:date="2026-02-12T16:27:00Z" w16du:dateUtc="2026-02-12T08:27:00Z">
              <w:r w:rsidRPr="00167548" w:rsidDel="008F2662">
                <w:delText xml:space="preserve">to be disconnected from </w:delText>
              </w:r>
              <w:r w:rsidRPr="00167548" w:rsidDel="008F2662">
                <w:rPr>
                  <w:highlight w:val="green"/>
                </w:rPr>
                <w:delText>DD-MM-YYYY</w:delText>
              </w:r>
              <w:r w:rsidRPr="00167548" w:rsidDel="008F2662">
                <w:delText xml:space="preserve"> as this account remains overdue. If you would like to avoid that, please pay the overdue amount (shown above) straight away</w:delText>
              </w:r>
            </w:del>
            <w:r w:rsidRPr="00167548">
              <w:t xml:space="preserve">. </w:t>
            </w:r>
            <w:del w:id="86" w:author="Gina Thompson" w:date="2026-02-12T16:27:00Z" w16du:dateUtc="2026-02-12T08:27:00Z">
              <w:r w:rsidRPr="00167548" w:rsidDel="008F2662">
                <w:delText xml:space="preserve">You can make a credit card payment by calling </w:delText>
              </w:r>
              <w:r w:rsidRPr="00167548" w:rsidDel="008F2662">
                <w:rPr>
                  <w:highlight w:val="yellow"/>
                </w:rPr>
                <w:delText>BRAND PHONE NUMBER</w:delText>
              </w:r>
              <w:r w:rsidRPr="00167548" w:rsidDel="008F2662">
                <w:delText xml:space="preserve">. </w:delText>
              </w:r>
            </w:del>
            <w:del w:id="87" w:author="Gina Thompson" w:date="2026-02-12T16:26:00Z" w16du:dateUtc="2026-02-12T08:26:00Z">
              <w:r w:rsidRPr="00167548" w:rsidDel="008F2662">
                <w:delText xml:space="preserve">We are available 24/7.  </w:delText>
              </w:r>
            </w:del>
          </w:p>
          <w:p w14:paraId="0574F04C" w14:textId="77777777" w:rsidR="008F2662" w:rsidRDefault="008F2662" w:rsidP="00F12353">
            <w:pPr>
              <w:rPr>
                <w:ins w:id="88" w:author="Gina Thompson" w:date="2026-02-12T16:29:00Z" w16du:dateUtc="2026-02-12T08:29:00Z"/>
              </w:rPr>
            </w:pPr>
          </w:p>
          <w:p w14:paraId="0E5674E6" w14:textId="129D5513" w:rsidR="008F2662" w:rsidRPr="005A7833" w:rsidRDefault="005A7833" w:rsidP="005A7833">
            <w:pPr>
              <w:rPr>
                <w:ins w:id="89" w:author="Gina Thompson" w:date="2026-02-12T16:27:00Z" w16du:dateUtc="2026-02-12T08:27:00Z"/>
                <w:rFonts w:eastAsia="Times New Roman" w:cs="Arial"/>
                <w:lang w:eastAsia="en-AU"/>
              </w:rPr>
            </w:pPr>
            <w:ins w:id="90" w:author="Gina Thompson" w:date="2026-02-12T16:29:00Z" w16du:dateUtc="2026-02-12T08:29:00Z">
              <w:r w:rsidRPr="00167548">
                <w:rPr>
                  <w:rFonts w:eastAsia="Times New Roman" w:cs="Arial"/>
                  <w:lang w:eastAsia="en-AU"/>
                </w:rPr>
                <w:t>If we don't receive payment</w:t>
              </w:r>
              <w:r>
                <w:rPr>
                  <w:rFonts w:eastAsia="Times New Roman" w:cs="Arial"/>
                  <w:lang w:eastAsia="en-AU"/>
                </w:rPr>
                <w:t xml:space="preserve"> of the overdue amount (shown above) by this date</w:t>
              </w:r>
              <w:r w:rsidRPr="00167548">
                <w:rPr>
                  <w:rFonts w:eastAsia="Times New Roman" w:cs="Arial"/>
                  <w:lang w:eastAsia="en-AU"/>
                </w:rPr>
                <w:t xml:space="preserve">, </w:t>
              </w:r>
            </w:ins>
            <w:ins w:id="91" w:author="Gina Thompson" w:date="2026-02-13T15:06:00Z" w16du:dateUtc="2026-02-13T07:06:00Z">
              <w:r w:rsidR="0019324D">
                <w:rPr>
                  <w:rFonts w:eastAsia="Times New Roman" w:cs="Arial"/>
                  <w:lang w:eastAsia="en-AU"/>
                </w:rPr>
                <w:t>your</w:t>
              </w:r>
            </w:ins>
            <w:ins w:id="92" w:author="Gina Thompson" w:date="2026-02-12T16:29:00Z" w16du:dateUtc="2026-02-12T08:29:00Z">
              <w:r w:rsidRPr="00167548">
                <w:rPr>
                  <w:rFonts w:eastAsia="Times New Roman" w:cs="Arial"/>
                  <w:lang w:eastAsia="en-AU"/>
                </w:rPr>
                <w:t xml:space="preserve"> service(s) </w:t>
              </w:r>
              <w:r>
                <w:rPr>
                  <w:rFonts w:eastAsia="Times New Roman" w:cs="Arial"/>
                  <w:lang w:eastAsia="en-AU"/>
                </w:rPr>
                <w:t>will be disconnected.</w:t>
              </w:r>
              <w:r w:rsidRPr="00167548">
                <w:rPr>
                  <w:rFonts w:eastAsia="Times New Roman" w:cs="Arial"/>
                  <w:lang w:eastAsia="en-AU"/>
                </w:rPr>
                <w:t xml:space="preserve"> </w:t>
              </w:r>
            </w:ins>
          </w:p>
          <w:p w14:paraId="00FD87A6" w14:textId="77777777" w:rsidR="008F2662" w:rsidRDefault="008F2662" w:rsidP="00F12353">
            <w:pPr>
              <w:rPr>
                <w:ins w:id="93" w:author="Gina Thompson" w:date="2026-02-12T16:26:00Z" w16du:dateUtc="2026-02-12T08:26:00Z"/>
              </w:rPr>
            </w:pPr>
          </w:p>
          <w:p w14:paraId="1BE0FD9E" w14:textId="5254BFC0" w:rsidR="008F2662" w:rsidRPr="00167548" w:rsidRDefault="008F2662" w:rsidP="00F12353">
            <w:ins w:id="94" w:author="Gina Thompson" w:date="2026-02-12T16:26:00Z" w16du:dateUtc="2026-02-12T08:26:00Z">
              <w:r w:rsidRPr="00167548">
                <w:rPr>
                  <w:rFonts w:eastAsia="Times New Roman" w:cs="Arial"/>
                  <w:lang w:eastAsia="en-AU"/>
                </w:rPr>
                <w:t xml:space="preserve">We want to avoid this, </w:t>
              </w:r>
              <w:r>
                <w:rPr>
                  <w:rFonts w:eastAsia="Times New Roman" w:cs="Arial"/>
                  <w:lang w:eastAsia="en-AU"/>
                </w:rPr>
                <w:t>so please</w:t>
              </w:r>
              <w:r w:rsidRPr="00167548">
                <w:rPr>
                  <w:rFonts w:eastAsia="Times New Roman" w:cs="Arial"/>
                  <w:lang w:eastAsia="en-AU"/>
                </w:rPr>
                <w:t xml:space="preserve"> </w:t>
              </w:r>
            </w:ins>
            <w:ins w:id="95" w:author="Gina Thompson" w:date="2026-02-12T16:28:00Z" w16du:dateUtc="2026-02-12T08:28:00Z">
              <w:r w:rsidR="00EC11ED">
                <w:rPr>
                  <w:rFonts w:eastAsia="Times New Roman" w:cs="Arial"/>
                  <w:lang w:eastAsia="en-AU"/>
                </w:rPr>
                <w:t>make a payment</w:t>
              </w:r>
            </w:ins>
            <w:ins w:id="96" w:author="Gina Thompson" w:date="2026-02-12T16:26:00Z" w16du:dateUtc="2026-02-12T08:26:00Z">
              <w:r w:rsidRPr="00167548">
                <w:rPr>
                  <w:rFonts w:eastAsia="Times New Roman" w:cs="Arial"/>
                  <w:lang w:eastAsia="en-AU"/>
                </w:rPr>
                <w:t xml:space="preserve"> today by calling </w:t>
              </w:r>
              <w:r w:rsidRPr="00167548">
                <w:rPr>
                  <w:rFonts w:eastAsia="Times New Roman" w:cs="Arial"/>
                  <w:highlight w:val="yellow"/>
                  <w:lang w:eastAsia="en-AU"/>
                </w:rPr>
                <w:t>BRAND PHONE NUMBER</w:t>
              </w:r>
              <w:r w:rsidRPr="00167548">
                <w:rPr>
                  <w:rFonts w:eastAsia="Times New Roman" w:cs="Arial"/>
                  <w:lang w:eastAsia="en-AU"/>
                </w:rPr>
                <w:t xml:space="preserve"> or online at </w:t>
              </w:r>
              <w:r w:rsidRPr="00167548">
                <w:rPr>
                  <w:rFonts w:eastAsia="Times New Roman" w:cs="Arial"/>
                  <w:highlight w:val="yellow"/>
                  <w:lang w:eastAsia="en-AU"/>
                </w:rPr>
                <w:t>ONEAPP URL.</w:t>
              </w:r>
            </w:ins>
          </w:p>
          <w:p w14:paraId="56C1E64D" w14:textId="77777777" w:rsidR="00F12353" w:rsidRPr="00167548" w:rsidRDefault="00F12353" w:rsidP="00F12353"/>
          <w:p w14:paraId="67AD09C9" w14:textId="697BFE4A" w:rsidR="00F12353" w:rsidRPr="00167548" w:rsidRDefault="00F12353" w:rsidP="00F12353">
            <w:r w:rsidRPr="00167548">
              <w:t>If you have paid your account recently then thank you, and do</w:t>
            </w:r>
            <w:del w:id="97" w:author="Gina Thompson" w:date="2026-02-13T10:04:00Z" w16du:dateUtc="2026-02-13T02:04:00Z">
              <w:r w:rsidRPr="00167548" w:rsidDel="00C53F7E">
                <w:delText xml:space="preserve"> </w:delText>
              </w:r>
            </w:del>
            <w:r w:rsidRPr="00167548">
              <w:t>n</w:t>
            </w:r>
            <w:ins w:id="98" w:author="Gina Thompson" w:date="2026-02-13T10:04:00Z" w16du:dateUtc="2026-02-13T02:04:00Z">
              <w:r w:rsidR="00C53F7E">
                <w:t>’</w:t>
              </w:r>
            </w:ins>
            <w:del w:id="99" w:author="Gina Thompson" w:date="2026-02-13T10:04:00Z" w16du:dateUtc="2026-02-13T02:04:00Z">
              <w:r w:rsidRPr="00167548" w:rsidDel="00C53F7E">
                <w:delText>o</w:delText>
              </w:r>
            </w:del>
            <w:r w:rsidRPr="00167548">
              <w:t>t worry about reading on.</w:t>
            </w:r>
          </w:p>
          <w:p w14:paraId="745D60D9" w14:textId="77777777" w:rsidR="00F12353" w:rsidRPr="00167548" w:rsidRDefault="00F12353" w:rsidP="00F12353"/>
          <w:p w14:paraId="3D595633" w14:textId="5CF61B1C" w:rsidR="00F12353" w:rsidRPr="00167548" w:rsidRDefault="00F12353" w:rsidP="00F12353">
            <w:pPr>
              <w:rPr>
                <w:b/>
                <w:bCs/>
              </w:rPr>
            </w:pPr>
            <w:r w:rsidRPr="00167548">
              <w:rPr>
                <w:b/>
                <w:bCs/>
              </w:rPr>
              <w:t xml:space="preserve">Failure to </w:t>
            </w:r>
            <w:del w:id="100" w:author="Gina Thompson" w:date="2026-02-12T16:24:00Z" w16du:dateUtc="2026-02-12T08:24:00Z">
              <w:r w:rsidRPr="00167548" w:rsidDel="00030D96">
                <w:rPr>
                  <w:b/>
                  <w:bCs/>
                </w:rPr>
                <w:delText xml:space="preserve">make </w:delText>
              </w:r>
            </w:del>
            <w:r w:rsidRPr="00167548">
              <w:rPr>
                <w:b/>
                <w:bCs/>
              </w:rPr>
              <w:t>pay</w:t>
            </w:r>
            <w:del w:id="101" w:author="Gina Thompson" w:date="2026-02-12T16:24:00Z" w16du:dateUtc="2026-02-12T08:24:00Z">
              <w:r w:rsidRPr="00167548" w:rsidDel="00030D96">
                <w:rPr>
                  <w:b/>
                  <w:bCs/>
                </w:rPr>
                <w:delText>ment of</w:delText>
              </w:r>
            </w:del>
            <w:r w:rsidRPr="00167548">
              <w:rPr>
                <w:b/>
                <w:bCs/>
              </w:rPr>
              <w:t xml:space="preserve"> the overdue amount will result in the following:</w:t>
            </w:r>
          </w:p>
          <w:p w14:paraId="274CB5A0" w14:textId="77777777" w:rsidR="00F12353" w:rsidRPr="00167548" w:rsidRDefault="00F12353" w:rsidP="00F12353"/>
          <w:p w14:paraId="056D98CD" w14:textId="42DE4F34" w:rsidR="00212309" w:rsidRDefault="00F12353" w:rsidP="00276D6D">
            <w:pPr>
              <w:pStyle w:val="ListParagraph"/>
              <w:numPr>
                <w:ilvl w:val="0"/>
                <w:numId w:val="17"/>
              </w:numPr>
              <w:spacing w:line="278" w:lineRule="auto"/>
              <w:rPr>
                <w:ins w:id="102" w:author="Gina Thompson" w:date="2026-02-13T15:08:00Z" w16du:dateUtc="2026-02-13T07:08:00Z"/>
              </w:rPr>
            </w:pPr>
            <w:r w:rsidRPr="00F7469F">
              <w:lastRenderedPageBreak/>
              <w:t>All service</w:t>
            </w:r>
            <w:ins w:id="103" w:author="Gina Thompson" w:date="2026-02-13T15:21:00Z" w16du:dateUtc="2026-02-13T07:21:00Z">
              <w:r w:rsidR="005203AE">
                <w:t>(</w:t>
              </w:r>
            </w:ins>
            <w:r w:rsidRPr="00F7469F">
              <w:t>s</w:t>
            </w:r>
            <w:ins w:id="104" w:author="Gina Thompson" w:date="2026-02-13T15:21:00Z" w16du:dateUtc="2026-02-13T07:21:00Z">
              <w:r w:rsidR="005203AE">
                <w:t>)</w:t>
              </w:r>
            </w:ins>
            <w:r w:rsidR="00F7469F">
              <w:t xml:space="preserve"> </w:t>
            </w:r>
            <w:ins w:id="105" w:author="Gina Thompson" w:date="2026-02-13T15:20:00Z" w16du:dateUtc="2026-02-13T07:20:00Z">
              <w:r w:rsidR="00A5625C">
                <w:t>on your account</w:t>
              </w:r>
              <w:r w:rsidR="00A5625C" w:rsidRPr="00F7469F">
                <w:t xml:space="preserve"> </w:t>
              </w:r>
            </w:ins>
            <w:r w:rsidRPr="00F7469F">
              <w:t>will be disconnected</w:t>
            </w:r>
            <w:del w:id="106" w:author="Gina Thompson" w:date="2026-02-13T15:10:00Z" w16du:dateUtc="2026-02-13T07:10:00Z">
              <w:r w:rsidRPr="00F7469F" w:rsidDel="008A72F4">
                <w:delText>, and</w:delText>
              </w:r>
            </w:del>
            <w:ins w:id="107" w:author="Gina Thompson" w:date="2026-02-13T15:10:00Z" w16du:dateUtc="2026-02-13T07:10:00Z">
              <w:r w:rsidR="008A72F4">
                <w:t xml:space="preserve">. A disconnected phone service </w:t>
              </w:r>
            </w:ins>
            <w:ins w:id="108" w:author="Gina Thompson" w:date="2026-02-13T15:11:00Z" w16du:dateUtc="2026-02-13T07:11:00Z">
              <w:r w:rsidR="00475E5D">
                <w:t xml:space="preserve">won’t be able to make </w:t>
              </w:r>
              <w:r w:rsidR="00475E5D" w:rsidRPr="00A42580">
                <w:t xml:space="preserve">emergency </w:t>
              </w:r>
              <w:commentRangeStart w:id="109"/>
              <w:r w:rsidR="00475E5D" w:rsidRPr="00A42580">
                <w:t xml:space="preserve">000 </w:t>
              </w:r>
            </w:ins>
            <w:commentRangeEnd w:id="109"/>
            <w:ins w:id="110" w:author="Gina Thompson" w:date="2026-02-13T15:12:00Z" w16du:dateUtc="2026-02-13T07:12:00Z">
              <w:r w:rsidR="004E105A">
                <w:rPr>
                  <w:rStyle w:val="CommentReference"/>
                  <w:rFonts w:eastAsiaTheme="minorEastAsia"/>
                  <w:lang w:eastAsia="en-AU"/>
                  <w14:ligatures w14:val="none"/>
                </w:rPr>
                <w:commentReference w:id="109"/>
              </w:r>
            </w:ins>
            <w:ins w:id="111" w:author="Gina Thompson" w:date="2026-02-13T15:11:00Z" w16du:dateUtc="2026-02-13T07:11:00Z">
              <w:r w:rsidR="00475E5D" w:rsidRPr="00A42580">
                <w:t xml:space="preserve">calls </w:t>
              </w:r>
            </w:ins>
            <w:ins w:id="112" w:author="Gina Thompson" w:date="2026-02-13T15:10:00Z" w16du:dateUtc="2026-02-13T07:10:00Z">
              <w:r w:rsidR="008A72F4" w:rsidRPr="00A42580">
                <w:t xml:space="preserve">(except </w:t>
              </w:r>
              <w:r w:rsidR="008A72F4">
                <w:t xml:space="preserve">approved </w:t>
              </w:r>
              <w:r w:rsidR="008A72F4" w:rsidRPr="00A42580">
                <w:t>mobile</w:t>
              </w:r>
              <w:r w:rsidR="008A72F4">
                <w:t xml:space="preserve"> device</w:t>
              </w:r>
              <w:r w:rsidR="008A72F4" w:rsidRPr="00A42580">
                <w:t xml:space="preserve">s which can call 000 if your phone has power and you’re within the coverage of any Australian mobile network). </w:t>
              </w:r>
            </w:ins>
            <w:r w:rsidRPr="00F7469F">
              <w:t xml:space="preserve"> </w:t>
            </w:r>
            <w:ins w:id="113" w:author="Gina Thompson" w:date="2026-02-13T15:08:00Z" w16du:dateUtc="2026-02-13T07:08:00Z">
              <w:r w:rsidR="00212309">
                <w:br/>
              </w:r>
            </w:ins>
          </w:p>
          <w:p w14:paraId="159A98AD" w14:textId="6BFF7A52" w:rsidR="00F12353" w:rsidRPr="00167548" w:rsidRDefault="00A22081" w:rsidP="00F12353">
            <w:pPr>
              <w:pStyle w:val="ListParagraph"/>
              <w:numPr>
                <w:ilvl w:val="0"/>
                <w:numId w:val="7"/>
              </w:numPr>
            </w:pPr>
            <w:ins w:id="114" w:author="Gina Thompson" w:date="2026-02-13T15:12:00Z" w16du:dateUtc="2026-02-13T07:12:00Z">
              <w:r w:rsidRPr="00A42580">
                <w:t>You will need to reapply for new services</w:t>
              </w:r>
            </w:ins>
            <w:ins w:id="115" w:author="Gina Thompson" w:date="2026-03-05T12:16:00Z" w16du:dateUtc="2026-03-05T04:16:00Z">
              <w:r w:rsidR="00074858">
                <w:t xml:space="preserve"> (subject to credit approval)</w:t>
              </w:r>
            </w:ins>
            <w:ins w:id="116" w:author="Gina Thompson" w:date="2026-02-13T15:12:00Z" w16du:dateUtc="2026-02-13T07:12:00Z">
              <w:r w:rsidRPr="00A42580">
                <w:t xml:space="preserve"> which may incur costs. </w:t>
              </w:r>
            </w:ins>
            <w:ins w:id="117" w:author="Gina Thompson" w:date="2026-02-13T15:08:00Z" w16du:dateUtc="2026-02-13T07:08:00Z">
              <w:r w:rsidR="00212309">
                <w:t>Y</w:t>
              </w:r>
            </w:ins>
            <w:del w:id="118" w:author="Gina Thompson" w:date="2026-02-13T15:08:00Z" w16du:dateUtc="2026-02-13T07:08:00Z">
              <w:r w:rsidR="00F12353" w:rsidRPr="00F7469F" w:rsidDel="00212309">
                <w:delText>y</w:delText>
              </w:r>
            </w:del>
            <w:r w:rsidR="00F12353" w:rsidRPr="00F7469F">
              <w:t xml:space="preserve">our current plan and </w:t>
            </w:r>
            <w:ins w:id="119" w:author="Gina Thompson" w:date="2026-02-13T15:08:00Z" w16du:dateUtc="2026-02-13T07:08:00Z">
              <w:r w:rsidR="00212309">
                <w:t xml:space="preserve">phone </w:t>
              </w:r>
            </w:ins>
            <w:r w:rsidR="00F12353" w:rsidRPr="00F7469F">
              <w:t>number might not be available if you reconnect later</w:t>
            </w:r>
            <w:ins w:id="120" w:author="Gina Thompson" w:date="2026-02-13T15:22:00Z" w16du:dateUtc="2026-02-13T07:22:00Z">
              <w:r w:rsidR="00D146DD">
                <w:t>. Any promotional discount will be forfeited</w:t>
              </w:r>
            </w:ins>
            <w:r w:rsidR="00F12353" w:rsidRPr="00F7469F">
              <w:t>; and</w:t>
            </w:r>
            <w:r w:rsidR="00F12353" w:rsidRPr="00167548">
              <w:br/>
            </w:r>
          </w:p>
          <w:p w14:paraId="0E7C2731" w14:textId="2A19BC0B" w:rsidR="00F12353" w:rsidRPr="00167548" w:rsidRDefault="00F12353" w:rsidP="00F12353">
            <w:pPr>
              <w:pStyle w:val="ListParagraph"/>
              <w:numPr>
                <w:ilvl w:val="0"/>
                <w:numId w:val="7"/>
              </w:numPr>
            </w:pPr>
            <w:r w:rsidRPr="00167548">
              <w:t>You will receive a final bill which is made up of the remaining monthly services and/or mobile equipment charges on your contract. The full amount would be</w:t>
            </w:r>
            <w:del w:id="121" w:author="Gina Thompson" w:date="2026-02-13T15:09:00Z" w16du:dateUtc="2026-02-13T07:09:00Z">
              <w:r w:rsidRPr="00167548" w:rsidDel="000C4080">
                <w:delText>come</w:delText>
              </w:r>
            </w:del>
            <w:r w:rsidRPr="00167548">
              <w:t xml:space="preserve"> due and payable within 14 days from the date of issue.</w:t>
            </w:r>
          </w:p>
          <w:p w14:paraId="4BF83261" w14:textId="77777777" w:rsidR="00F12353" w:rsidRPr="00167548" w:rsidRDefault="00F12353" w:rsidP="00F12353"/>
          <w:p w14:paraId="0BB19A31" w14:textId="77777777" w:rsidR="00F12353" w:rsidRPr="00167548" w:rsidRDefault="00F12353" w:rsidP="00F12353">
            <w:pPr>
              <w:rPr>
                <w:b/>
                <w:bCs/>
              </w:rPr>
            </w:pPr>
            <w:r w:rsidRPr="00167548">
              <w:rPr>
                <w:b/>
                <w:bCs/>
              </w:rPr>
              <w:t>Failure to pay your final bill by the due date may result in the following:</w:t>
            </w:r>
          </w:p>
          <w:p w14:paraId="3775134E" w14:textId="77777777" w:rsidR="00F12353" w:rsidRPr="00167548" w:rsidRDefault="00F12353" w:rsidP="00F12353"/>
          <w:p w14:paraId="7C137BDF" w14:textId="77777777" w:rsidR="00F12353" w:rsidRPr="00167548" w:rsidRDefault="00F12353" w:rsidP="00F12353">
            <w:pPr>
              <w:pStyle w:val="ListParagraph"/>
              <w:numPr>
                <w:ilvl w:val="0"/>
                <w:numId w:val="6"/>
              </w:numPr>
            </w:pPr>
            <w:r w:rsidRPr="00167548">
              <w:t>Referral of your account to one of our authorised debt recovery agents to commence action, which may involve additional costs if a solicitor is engaged to initiate legal action.</w:t>
            </w:r>
            <w:r w:rsidRPr="00167548">
              <w:br/>
            </w:r>
          </w:p>
          <w:p w14:paraId="7698CB07" w14:textId="2F8FC015" w:rsidR="00F12353" w:rsidRPr="00167548" w:rsidRDefault="00F12353" w:rsidP="00F12353">
            <w:pPr>
              <w:pStyle w:val="ListParagraph"/>
              <w:numPr>
                <w:ilvl w:val="0"/>
                <w:numId w:val="6"/>
              </w:numPr>
            </w:pPr>
            <w:r w:rsidRPr="00167548">
              <w:t xml:space="preserve">It is our policy to list payment credit defaults with Equifax and </w:t>
            </w:r>
            <w:commentRangeStart w:id="122"/>
            <w:ins w:id="123" w:author="Gina Thompson" w:date="2026-03-05T14:07:00Z" w16du:dateUtc="2026-03-05T06:07:00Z">
              <w:r w:rsidR="009B04E1">
                <w:t>Experian</w:t>
              </w:r>
            </w:ins>
            <w:del w:id="124" w:author="Gina Thompson" w:date="2026-03-05T14:07:00Z" w16du:dateUtc="2026-03-05T06:07:00Z">
              <w:r w:rsidRPr="00167548" w:rsidDel="009B04E1">
                <w:delText>Illion</w:delText>
              </w:r>
            </w:del>
            <w:commentRangeEnd w:id="122"/>
            <w:r w:rsidR="009B04E1">
              <w:rPr>
                <w:rStyle w:val="CommentReference"/>
                <w:rFonts w:eastAsiaTheme="minorEastAsia"/>
                <w:lang w:eastAsia="en-AU"/>
                <w14:ligatures w14:val="none"/>
              </w:rPr>
              <w:commentReference w:id="122"/>
            </w:r>
            <w:r w:rsidRPr="00167548">
              <w:t>. A payment default listing on your credit file can remain there for up to 5 years and may affect your ability to obtain future finance or credit; and</w:t>
            </w:r>
            <w:r w:rsidRPr="00167548">
              <w:br/>
            </w:r>
          </w:p>
          <w:p w14:paraId="715D6A3A" w14:textId="297E8A9F" w:rsidR="00F12353" w:rsidRPr="00167548" w:rsidRDefault="00F12353" w:rsidP="00F12353">
            <w:pPr>
              <w:pStyle w:val="ListParagraph"/>
              <w:numPr>
                <w:ilvl w:val="0"/>
                <w:numId w:val="6"/>
              </w:numPr>
            </w:pPr>
            <w:r w:rsidRPr="00167548">
              <w:t>It is also our policy to sell any unrecovered debt to a debt purchaser who will continue their own recovery process.</w:t>
            </w:r>
          </w:p>
          <w:p w14:paraId="27C12197" w14:textId="77777777" w:rsidR="00F12353" w:rsidRPr="00167548" w:rsidRDefault="00F12353" w:rsidP="00F12353"/>
          <w:p w14:paraId="5903CEA7" w14:textId="116F65F5" w:rsidR="00EE445B" w:rsidRPr="00167548" w:rsidRDefault="00EE445B" w:rsidP="00EE445B">
            <w:pPr>
              <w:rPr>
                <w:ins w:id="125" w:author="Gina Thompson" w:date="2026-02-12T14:40:00Z" w16du:dateUtc="2026-02-12T06:40:00Z"/>
                <w:lang w:val="en-GB"/>
              </w:rPr>
            </w:pPr>
            <w:ins w:id="126" w:author="Gina Thompson" w:date="2026-02-12T14:40:00Z" w16du:dateUtc="2026-02-12T06:40:00Z">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127" w:author="Gina Thompson" w:date="2026-02-17T12:24:00Z" w16du:dateUtc="2026-02-17T04:24:00Z">
              <w:r w:rsidR="00BC690A">
                <w:lastRenderedPageBreak/>
                <w:t>9</w:t>
              </w:r>
            </w:ins>
            <w:ins w:id="128" w:author="Gina Thompson" w:date="2026-02-12T14:40:00Z" w16du:dateUtc="2026-02-12T06:40:00Z">
              <w:r w:rsidRPr="00167548">
                <w:t xml:space="preserve">am to </w:t>
              </w:r>
            </w:ins>
            <w:ins w:id="129" w:author="Gina Thompson" w:date="2026-02-17T12:24:00Z" w16du:dateUtc="2026-02-17T04:24:00Z">
              <w:r w:rsidR="00BC690A">
                <w:t>5</w:t>
              </w:r>
            </w:ins>
            <w:ins w:id="130" w:author="Gina Thompson" w:date="2026-02-12T14:40:00Z" w16du:dateUtc="2026-02-12T06:40: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2E548D11" w14:textId="202F7E0F" w:rsidR="00F12353" w:rsidRPr="00167548" w:rsidDel="00EE445B" w:rsidRDefault="00F12353" w:rsidP="00F12353">
            <w:pPr>
              <w:rPr>
                <w:del w:id="131" w:author="Gina Thompson" w:date="2026-02-12T14:40:00Z" w16du:dateUtc="2026-02-12T06:40:00Z"/>
                <w:lang w:val="en-GB"/>
              </w:rPr>
            </w:pPr>
            <w:del w:id="132" w:author="Gina Thompson" w:date="2026-02-12T14:40:00Z" w16du:dateUtc="2026-02-12T06:40:00Z">
              <w:r w:rsidRPr="00167548" w:rsidDel="00EE445B">
                <w:delText xml:space="preserve">If you are experiencing financial hardship we may be able to assist you. Please call us on </w:delText>
              </w:r>
              <w:r w:rsidR="00870DB7" w:rsidDel="00EE445B">
                <w:rPr>
                  <w:highlight w:val="yellow"/>
                </w:rPr>
                <w:delText>FHP</w:delText>
              </w:r>
              <w:r w:rsidR="00870DB7" w:rsidRPr="00167548" w:rsidDel="00EE445B">
                <w:rPr>
                  <w:highlight w:val="yellow"/>
                </w:rPr>
                <w:delText xml:space="preserve"> </w:delText>
              </w:r>
              <w:r w:rsidRPr="00167548" w:rsidDel="00EE445B">
                <w:rPr>
                  <w:highlight w:val="yellow"/>
                </w:rPr>
                <w:delText>PHONE NUMBER</w:delText>
              </w:r>
              <w:r w:rsidRPr="00167548" w:rsidDel="00EE445B">
                <w:rPr>
                  <w:color w:val="FF0000"/>
                </w:rPr>
                <w:delText xml:space="preserve"> </w:delText>
              </w:r>
              <w:r w:rsidRPr="00167548" w:rsidDel="00EE445B">
                <w:delText>to discuss your situation. You can call us from 8am to 8pm AEST, Monday to Friday.  To review our Financial Hardship Policy, visit</w:delText>
              </w:r>
              <w:r w:rsidRPr="00167548" w:rsidDel="00EE445B">
                <w:rPr>
                  <w:lang w:val="en-GB"/>
                </w:rPr>
                <w:delText xml:space="preserve"> </w:delText>
              </w:r>
              <w:r w:rsidRPr="00167548" w:rsidDel="00EE445B">
                <w:rPr>
                  <w:highlight w:val="yellow"/>
                  <w:lang w:val="en-GB"/>
                </w:rPr>
                <w:delText>FHP URL</w:delText>
              </w:r>
              <w:r w:rsidRPr="00167548" w:rsidDel="00EE445B">
                <w:rPr>
                  <w:lang w:val="en-GB"/>
                </w:rPr>
                <w:delText>.</w:delText>
              </w:r>
            </w:del>
          </w:p>
          <w:p w14:paraId="537619F7" w14:textId="77777777" w:rsidR="00F12353" w:rsidRPr="00167548" w:rsidRDefault="00F12353" w:rsidP="00F12353"/>
          <w:p w14:paraId="74CEFE41" w14:textId="77777777" w:rsidR="00F12353" w:rsidRPr="00167548" w:rsidRDefault="00F12353" w:rsidP="00F12353">
            <w:r w:rsidRPr="00167548">
              <w:t>Regards,</w:t>
            </w:r>
          </w:p>
          <w:p w14:paraId="4513BEFB" w14:textId="77777777" w:rsidR="00F12353" w:rsidRPr="00167548" w:rsidRDefault="00F12353" w:rsidP="00F12353"/>
          <w:p w14:paraId="04B5140B" w14:textId="71EF77FD" w:rsidR="00F12353" w:rsidRPr="00167548" w:rsidRDefault="008D2EFE" w:rsidP="0066265F">
            <w:pPr>
              <w:rPr>
                <w:b/>
                <w:bCs/>
              </w:rPr>
            </w:pPr>
            <w:ins w:id="133" w:author="Gina Thompson" w:date="2026-02-12T15:12:00Z" w16du:dateUtc="2026-02-12T07:12:00Z">
              <w:r w:rsidRPr="008D2EFE">
                <w:rPr>
                  <w:b/>
                  <w:bCs/>
                </w:rPr>
                <w:t xml:space="preserve">The </w:t>
              </w:r>
            </w:ins>
            <w:r w:rsidR="00F12353" w:rsidRPr="00167548">
              <w:rPr>
                <w:b/>
                <w:bCs/>
                <w:highlight w:val="yellow"/>
              </w:rPr>
              <w:t>BRAND</w:t>
            </w:r>
            <w:r w:rsidR="00F12353" w:rsidRPr="00167548">
              <w:rPr>
                <w:b/>
                <w:bCs/>
              </w:rPr>
              <w:t xml:space="preserve"> </w:t>
            </w:r>
            <w:del w:id="134" w:author="Gina Thompson" w:date="2026-02-12T15:12:00Z" w16du:dateUtc="2026-02-12T07:12:00Z">
              <w:r w:rsidR="00F12353" w:rsidRPr="00167548" w:rsidDel="008D2EFE">
                <w:rPr>
                  <w:b/>
                  <w:bCs/>
                </w:rPr>
                <w:delText xml:space="preserve">Collections </w:delText>
              </w:r>
            </w:del>
            <w:r w:rsidR="00F12353" w:rsidRPr="00167548">
              <w:rPr>
                <w:b/>
                <w:bCs/>
              </w:rPr>
              <w:t>Team</w:t>
            </w:r>
          </w:p>
          <w:p w14:paraId="192A15A8" w14:textId="77777777" w:rsidR="005613B3" w:rsidRDefault="005613B3" w:rsidP="0066265F"/>
          <w:p w14:paraId="7E8D907D" w14:textId="77777777" w:rsidR="00B107CF" w:rsidRPr="00167548" w:rsidRDefault="00B107CF" w:rsidP="00B107CF">
            <w:pPr>
              <w:rPr>
                <w:highlight w:val="cyan"/>
              </w:rPr>
            </w:pPr>
            <w:r w:rsidRPr="00167548">
              <w:rPr>
                <w:highlight w:val="cyan"/>
              </w:rPr>
              <w:t>HOW TO PAY COMPONENT</w:t>
            </w:r>
          </w:p>
          <w:p w14:paraId="17ED1009" w14:textId="77777777" w:rsidR="00B107CF" w:rsidRPr="00167548" w:rsidRDefault="00B107CF" w:rsidP="00B107CF">
            <w:pPr>
              <w:rPr>
                <w:highlight w:val="cyan"/>
              </w:rPr>
            </w:pPr>
          </w:p>
          <w:p w14:paraId="7C8CF039" w14:textId="77777777" w:rsidR="00B107CF" w:rsidRPr="00167548" w:rsidRDefault="00B107CF" w:rsidP="00B107CF">
            <w:r w:rsidRPr="00167548">
              <w:rPr>
                <w:highlight w:val="cyan"/>
              </w:rPr>
              <w:t>PAYMENT SLIP COMPONENT</w:t>
            </w:r>
          </w:p>
          <w:p w14:paraId="1CDA3258" w14:textId="77777777" w:rsidR="00B107CF" w:rsidRDefault="00B107CF" w:rsidP="0066265F"/>
          <w:p w14:paraId="6107E0B8" w14:textId="77777777" w:rsidR="00475709" w:rsidRPr="00167548" w:rsidRDefault="00475709" w:rsidP="00475709">
            <w:r>
              <w:rPr>
                <w:highlight w:val="cyan"/>
              </w:rPr>
              <w:t>SECURITY FOOTER</w:t>
            </w:r>
            <w:r w:rsidRPr="00167548">
              <w:rPr>
                <w:highlight w:val="cyan"/>
              </w:rPr>
              <w:t xml:space="preserve"> COMPONENT</w:t>
            </w:r>
          </w:p>
          <w:p w14:paraId="7CE872F0" w14:textId="746EFDB4" w:rsidR="00AA48BC" w:rsidRPr="00167548" w:rsidRDefault="00AA48BC" w:rsidP="00AA48BC"/>
        </w:tc>
      </w:tr>
      <w:tr w:rsidR="0099509F" w:rsidRPr="00167548" w14:paraId="672FCC4E" w14:textId="77777777" w:rsidTr="006F0E93">
        <w:tc>
          <w:tcPr>
            <w:tcW w:w="2828" w:type="dxa"/>
          </w:tcPr>
          <w:p w14:paraId="46A6D795" w14:textId="33AC0AB0" w:rsidR="003C750E" w:rsidRPr="00167548" w:rsidRDefault="003C750E" w:rsidP="003C750E">
            <w:pPr>
              <w:rPr>
                <w:b/>
                <w:bCs/>
              </w:rPr>
            </w:pPr>
            <w:r w:rsidRPr="00167548">
              <w:rPr>
                <w:b/>
                <w:bCs/>
              </w:rPr>
              <w:lastRenderedPageBreak/>
              <w:t>Demand Notice</w:t>
            </w:r>
            <w:r w:rsidR="00323B7D">
              <w:rPr>
                <w:b/>
                <w:bCs/>
              </w:rPr>
              <w:t xml:space="preserve"> 3</w:t>
            </w:r>
            <w:r w:rsidRPr="00167548">
              <w:rPr>
                <w:b/>
                <w:bCs/>
              </w:rPr>
              <w:t xml:space="preserve"> - Pending Disconnection (</w:t>
            </w:r>
            <w:r w:rsidR="0088038E" w:rsidRPr="00167548">
              <w:rPr>
                <w:b/>
                <w:bCs/>
              </w:rPr>
              <w:t>Non-</w:t>
            </w:r>
            <w:r w:rsidRPr="00167548">
              <w:rPr>
                <w:b/>
                <w:bCs/>
              </w:rPr>
              <w:t>Credit checked)</w:t>
            </w:r>
          </w:p>
          <w:p w14:paraId="6C6E422C" w14:textId="77777777" w:rsidR="00A5400E" w:rsidRPr="00167548" w:rsidRDefault="00A5400E" w:rsidP="0066265F"/>
          <w:p w14:paraId="793A233C" w14:textId="79B3A890" w:rsidR="0088038E" w:rsidRPr="00167548" w:rsidRDefault="0088038E" w:rsidP="0088038E">
            <w:r w:rsidRPr="00167548">
              <w:t xml:space="preserve">Sent when account is overdue by </w:t>
            </w:r>
            <w:r w:rsidR="00323B7D">
              <w:t>18</w:t>
            </w:r>
            <w:r w:rsidRPr="00167548">
              <w:t xml:space="preserve"> days.</w:t>
            </w:r>
          </w:p>
          <w:p w14:paraId="4666AF9B" w14:textId="77777777" w:rsidR="0088038E" w:rsidRPr="00167548" w:rsidRDefault="0088038E" w:rsidP="0088038E"/>
          <w:p w14:paraId="421186E2" w14:textId="23715240" w:rsidR="003C750E" w:rsidRPr="00167548" w:rsidRDefault="0088038E" w:rsidP="0088038E">
            <w:r w:rsidRPr="00167548">
              <w:t xml:space="preserve">Disconnection will occur </w:t>
            </w:r>
            <w:r w:rsidR="00323B7D">
              <w:t>5</w:t>
            </w:r>
            <w:r w:rsidRPr="00167548">
              <w:t xml:space="preserve"> days after notice.</w:t>
            </w:r>
          </w:p>
        </w:tc>
        <w:tc>
          <w:tcPr>
            <w:tcW w:w="2206" w:type="dxa"/>
          </w:tcPr>
          <w:p w14:paraId="24C453DC" w14:textId="77777777" w:rsidR="00A5400E" w:rsidRPr="00167548" w:rsidRDefault="00FA3EC3" w:rsidP="0066265F">
            <w:pPr>
              <w:rPr>
                <w:rFonts w:eastAsia="Times New Roman" w:cs="Times New Roman"/>
                <w:color w:val="000000"/>
                <w:kern w:val="0"/>
                <w:lang w:eastAsia="en-AU"/>
                <w14:ligatures w14:val="none"/>
              </w:rPr>
            </w:pPr>
            <w:r w:rsidRPr="00167548">
              <w:t>TPG_</w:t>
            </w:r>
            <w:r w:rsidRPr="00167548">
              <w:rPr>
                <w:rFonts w:eastAsia="Times New Roman" w:cs="Times New Roman"/>
                <w:color w:val="000000"/>
                <w:kern w:val="0"/>
                <w:lang w:eastAsia="en-AU"/>
                <w14:ligatures w14:val="none"/>
              </w:rPr>
              <w:t>FDLNC</w:t>
            </w:r>
          </w:p>
          <w:p w14:paraId="00786E19" w14:textId="77777777" w:rsidR="00FA3EC3" w:rsidRPr="00167548" w:rsidRDefault="00FA3EC3" w:rsidP="0066265F"/>
          <w:p w14:paraId="3570529C" w14:textId="52D15701" w:rsidR="00FA3EC3" w:rsidRPr="00167548" w:rsidRDefault="00FA3EC3" w:rsidP="0066265F">
            <w:r w:rsidRPr="00167548">
              <w:t>IINET_</w:t>
            </w:r>
            <w:r w:rsidRPr="00167548">
              <w:rPr>
                <w:rFonts w:eastAsia="Times New Roman" w:cs="Times New Roman"/>
                <w:color w:val="000000"/>
                <w:kern w:val="0"/>
                <w:lang w:eastAsia="en-AU"/>
                <w14:ligatures w14:val="none"/>
              </w:rPr>
              <w:t>FDLNC</w:t>
            </w:r>
          </w:p>
        </w:tc>
        <w:tc>
          <w:tcPr>
            <w:tcW w:w="8914" w:type="dxa"/>
          </w:tcPr>
          <w:p w14:paraId="12539CAE" w14:textId="5107810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2CAE8545"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3D1FA27E" w14:textId="3CF9D726"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135" w:author="Gina Thompson" w:date="2026-02-16T08:44:00Z" w16du:dateUtc="2026-02-16T00:44:00Z">
              <w:r w:rsidRPr="00167548" w:rsidDel="0043151A">
                <w:rPr>
                  <w:color w:val="000000"/>
                  <w:lang w:val="en-US"/>
                </w:rPr>
                <w:delText>Important information about your account</w:delText>
              </w:r>
            </w:del>
            <w:ins w:id="136" w:author="Gina Thompson" w:date="2026-02-16T08:44:00Z" w16du:dateUtc="2026-02-16T00:44:00Z">
              <w:r w:rsidR="0043151A">
                <w:rPr>
                  <w:color w:val="000000"/>
                  <w:lang w:val="en-US"/>
                </w:rPr>
                <w:t>Notice of Pending Disconnection</w:t>
              </w:r>
            </w:ins>
          </w:p>
          <w:p w14:paraId="626D333D" w14:textId="77777777" w:rsidR="00DF36B2" w:rsidRPr="00167548" w:rsidRDefault="00DF36B2" w:rsidP="0066265F"/>
          <w:p w14:paraId="028EB90E" w14:textId="77777777" w:rsidR="00DF36B2" w:rsidRPr="00167548" w:rsidRDefault="00DF36B2" w:rsidP="00DF36B2">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p>
          <w:p w14:paraId="0D838520" w14:textId="77777777" w:rsidR="00AE4145" w:rsidRPr="00167548" w:rsidRDefault="00AE4145" w:rsidP="00DF36B2">
            <w:pPr>
              <w:rPr>
                <w:b/>
                <w:bCs/>
              </w:rPr>
            </w:pPr>
          </w:p>
          <w:p w14:paraId="385DFF9D" w14:textId="61A7DEB9" w:rsidR="00DF36B2" w:rsidRPr="00167548" w:rsidRDefault="00DF36B2" w:rsidP="00DF36B2">
            <w:r w:rsidRPr="00167548">
              <w:rPr>
                <w:b/>
                <w:bCs/>
              </w:rPr>
              <w:t xml:space="preserve">Overdue Amount: </w:t>
            </w:r>
            <w:r w:rsidR="00BC1D76" w:rsidRPr="00BC1D76">
              <w:t>$</w:t>
            </w:r>
            <w:r w:rsidR="00BC1D76">
              <w:t xml:space="preserve"> </w:t>
            </w:r>
            <w:r w:rsidRPr="00167548">
              <w:rPr>
                <w:highlight w:val="green"/>
              </w:rPr>
              <w:t>${</w:t>
            </w:r>
            <w:proofErr w:type="spellStart"/>
            <w:r w:rsidRPr="00167548">
              <w:rPr>
                <w:highlight w:val="green"/>
              </w:rPr>
              <w:t>d:Calculation</w:t>
            </w:r>
            <w:proofErr w:type="spellEnd"/>
            <w:r w:rsidRPr="00167548">
              <w:rPr>
                <w:highlight w:val="green"/>
              </w:rPr>
              <w:t>(Communications).L38_OverdueAmount:d}</w:t>
            </w:r>
          </w:p>
          <w:p w14:paraId="79024F64" w14:textId="77777777" w:rsidR="00AE4145" w:rsidRPr="00167548" w:rsidRDefault="00AE4145" w:rsidP="00DF36B2"/>
          <w:p w14:paraId="0924065A" w14:textId="3E0EDEFC" w:rsidR="00DF36B2" w:rsidRPr="00167548" w:rsidRDefault="00DF36B2" w:rsidP="00DF36B2">
            <w:r w:rsidRPr="00167548">
              <w:rPr>
                <w:b/>
                <w:bCs/>
              </w:rPr>
              <w:t xml:space="preserve">Total Balance: </w:t>
            </w:r>
            <w:r w:rsidR="00BC1D76" w:rsidRPr="00BC1D76">
              <w:t>$</w:t>
            </w:r>
            <w:r w:rsidR="00BC1D76">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189E1671" w14:textId="77777777" w:rsidR="00DF36B2" w:rsidRPr="00167548" w:rsidRDefault="00DF36B2" w:rsidP="00DF36B2">
            <w:pPr>
              <w:rPr>
                <w:b/>
                <w:bCs/>
              </w:rPr>
            </w:pPr>
          </w:p>
          <w:p w14:paraId="03CFA21B" w14:textId="76B0A877" w:rsidR="00DF36B2" w:rsidRPr="000D2AE2" w:rsidRDefault="00DF36B2" w:rsidP="00175DAC">
            <w:pPr>
              <w:pStyle w:val="Heading3"/>
              <w:rPr>
                <w:b/>
                <w:bCs/>
                <w:color w:val="auto"/>
              </w:rPr>
            </w:pPr>
            <w:r w:rsidRPr="000D2AE2">
              <w:rPr>
                <w:b/>
                <w:bCs/>
                <w:color w:val="auto"/>
              </w:rPr>
              <w:t>Important Notice</w:t>
            </w:r>
            <w:ins w:id="137" w:author="Gina Thompson" w:date="2026-02-13T09:48:00Z" w16du:dateUtc="2026-02-13T01:48:00Z">
              <w:r w:rsidR="00B32BBB" w:rsidRPr="000D2AE2">
                <w:rPr>
                  <w:b/>
                  <w:bCs/>
                  <w:color w:val="auto"/>
                </w:rPr>
                <w:t xml:space="preserve"> – Please read: </w:t>
              </w:r>
            </w:ins>
            <w:r w:rsidR="00D82E95" w:rsidRPr="000D2AE2">
              <w:rPr>
                <w:b/>
                <w:bCs/>
                <w:color w:val="auto"/>
              </w:rPr>
              <w:t>Notice of Pending Disconnection</w:t>
            </w:r>
          </w:p>
          <w:p w14:paraId="4DFE58A9" w14:textId="77777777" w:rsidR="00DF36B2" w:rsidRPr="00167548" w:rsidRDefault="00DF36B2" w:rsidP="00DF36B2"/>
          <w:p w14:paraId="319C3306" w14:textId="71FD297F" w:rsidR="00DF36B2" w:rsidRDefault="00DF36B2" w:rsidP="00DF36B2">
            <w:pPr>
              <w:rPr>
                <w:ins w:id="138" w:author="Gina Thompson" w:date="2026-02-13T15:19:00Z" w16du:dateUtc="2026-02-13T07:19:00Z"/>
              </w:rPr>
            </w:pPr>
            <w:r w:rsidRPr="00167548">
              <w:lastRenderedPageBreak/>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00C06235">
              <w:t>,</w:t>
            </w:r>
          </w:p>
          <w:p w14:paraId="0179D2D5" w14:textId="77777777" w:rsidR="009F00FD" w:rsidRDefault="009F00FD" w:rsidP="00DF36B2">
            <w:pPr>
              <w:rPr>
                <w:ins w:id="139" w:author="Gina Thompson" w:date="2026-02-13T15:19:00Z" w16du:dateUtc="2026-02-13T07:19:00Z"/>
              </w:rPr>
            </w:pPr>
          </w:p>
          <w:p w14:paraId="6152F235" w14:textId="475738D3" w:rsidR="009F00FD" w:rsidRPr="00167548" w:rsidRDefault="009F00FD" w:rsidP="00DF36B2">
            <w:ins w:id="140" w:author="Gina Thompson" w:date="2026-02-13T15:19:00Z" w16du:dateUtc="2026-02-13T07:19:00Z">
              <w:r w:rsidRPr="002011A1">
                <w:rPr>
                  <w:rFonts w:eastAsia="Times New Roman" w:cs="Arial"/>
                  <w:lang w:eastAsia="en-AU"/>
                </w:rPr>
                <w:t>Your account is still overdue and scheduled</w:t>
              </w:r>
              <w:r w:rsidRPr="00167548">
                <w:rPr>
                  <w:rFonts w:eastAsia="Times New Roman" w:cs="Arial"/>
                  <w:lang w:eastAsia="en-AU"/>
                </w:rPr>
                <w:t xml:space="preserve"> for </w:t>
              </w:r>
              <w:r>
                <w:rPr>
                  <w:rFonts w:eastAsia="Times New Roman" w:cs="Arial"/>
                  <w:lang w:eastAsia="en-AU"/>
                </w:rPr>
                <w:t>disconnection</w:t>
              </w:r>
              <w:r w:rsidRPr="00167548">
                <w:rPr>
                  <w:rFonts w:eastAsia="Times New Roman" w:cs="Arial"/>
                  <w:lang w:eastAsia="en-AU"/>
                </w:rPr>
                <w:t xml:space="preserve"> from </w:t>
              </w:r>
              <w:r w:rsidRPr="00167548">
                <w:rPr>
                  <w:rFonts w:eastAsia="Times New Roman"/>
                  <w:highlight w:val="green"/>
                  <w:lang w:eastAsia="en-AU"/>
                </w:rPr>
                <w:t>DD-MM-YYYY</w:t>
              </w:r>
            </w:ins>
          </w:p>
          <w:p w14:paraId="2BCC52FA" w14:textId="77777777" w:rsidR="0088038E" w:rsidRPr="00167548" w:rsidRDefault="0088038E" w:rsidP="00DF36B2"/>
          <w:p w14:paraId="593BD101" w14:textId="27E0C638" w:rsidR="0088038E" w:rsidRPr="00167548" w:rsidDel="009F00FD" w:rsidRDefault="0088038E" w:rsidP="00DF36B2">
            <w:pPr>
              <w:rPr>
                <w:del w:id="141" w:author="Gina Thompson" w:date="2026-02-13T15:19:00Z" w16du:dateUtc="2026-02-13T07:19:00Z"/>
              </w:rPr>
            </w:pPr>
            <w:del w:id="142" w:author="Gina Thompson" w:date="2026-02-13T15:19:00Z" w16du:dateUtc="2026-02-13T07:19:00Z">
              <w:r w:rsidRPr="00167548" w:rsidDel="009F00FD">
                <w:delText xml:space="preserve">All services related to the customer number (shown above) are now due to be disconnected from </w:delText>
              </w:r>
              <w:r w:rsidRPr="00167548" w:rsidDel="009F00FD">
                <w:rPr>
                  <w:highlight w:val="green"/>
                </w:rPr>
                <w:delText>DD-MM-YYYY</w:delText>
              </w:r>
              <w:r w:rsidRPr="00167548" w:rsidDel="009F00FD">
                <w:delText xml:space="preserve"> as this account remains overdue. If you would like to avoid that, please pay the overdue amount (shown above) straight away. You can make a credit card payment by calling </w:delText>
              </w:r>
              <w:r w:rsidRPr="00167548" w:rsidDel="009F00FD">
                <w:rPr>
                  <w:highlight w:val="yellow"/>
                </w:rPr>
                <w:delText>BRAND PHONE NUMBER</w:delText>
              </w:r>
              <w:r w:rsidRPr="00167548" w:rsidDel="009F00FD">
                <w:delText>.</w:delText>
              </w:r>
            </w:del>
          </w:p>
          <w:p w14:paraId="474B30DD" w14:textId="77777777" w:rsidR="00DF36B2" w:rsidRDefault="00DF36B2" w:rsidP="00DF36B2">
            <w:pPr>
              <w:rPr>
                <w:ins w:id="143" w:author="Gina Thompson" w:date="2026-02-13T15:19:00Z" w16du:dateUtc="2026-02-13T07:19:00Z"/>
              </w:rPr>
            </w:pPr>
          </w:p>
          <w:p w14:paraId="0EAA617E" w14:textId="77777777" w:rsidR="009F00FD" w:rsidRPr="005A7833" w:rsidRDefault="009F00FD" w:rsidP="009F00FD">
            <w:pPr>
              <w:rPr>
                <w:ins w:id="144" w:author="Gina Thompson" w:date="2026-02-13T15:19:00Z" w16du:dateUtc="2026-02-13T07:19:00Z"/>
                <w:rFonts w:eastAsia="Times New Roman" w:cs="Arial"/>
                <w:lang w:eastAsia="en-AU"/>
              </w:rPr>
            </w:pPr>
            <w:ins w:id="145" w:author="Gina Thompson" w:date="2026-02-13T15:19:00Z" w16du:dateUtc="2026-02-13T07:19:00Z">
              <w:r w:rsidRPr="00167548">
                <w:rPr>
                  <w:rFonts w:eastAsia="Times New Roman" w:cs="Arial"/>
                  <w:lang w:eastAsia="en-AU"/>
                </w:rPr>
                <w:t>If we don't receive payment</w:t>
              </w:r>
              <w:r>
                <w:rPr>
                  <w:rFonts w:eastAsia="Times New Roman" w:cs="Arial"/>
                  <w:lang w:eastAsia="en-AU"/>
                </w:rPr>
                <w:t xml:space="preserve"> of the overdue amount (shown above) by this date</w:t>
              </w:r>
              <w:r w:rsidRPr="00167548">
                <w:rPr>
                  <w:rFonts w:eastAsia="Times New Roman" w:cs="Arial"/>
                  <w:lang w:eastAsia="en-AU"/>
                </w:rPr>
                <w:t xml:space="preserve">, </w:t>
              </w:r>
              <w:r>
                <w:rPr>
                  <w:rFonts w:eastAsia="Times New Roman" w:cs="Arial"/>
                  <w:lang w:eastAsia="en-AU"/>
                </w:rPr>
                <w:t>your</w:t>
              </w:r>
              <w:r w:rsidRPr="00167548">
                <w:rPr>
                  <w:rFonts w:eastAsia="Times New Roman" w:cs="Arial"/>
                  <w:lang w:eastAsia="en-AU"/>
                </w:rPr>
                <w:t xml:space="preserve"> service(s) </w:t>
              </w:r>
              <w:r>
                <w:rPr>
                  <w:rFonts w:eastAsia="Times New Roman" w:cs="Arial"/>
                  <w:lang w:eastAsia="en-AU"/>
                </w:rPr>
                <w:t>will be disconnected.</w:t>
              </w:r>
              <w:r w:rsidRPr="00167548">
                <w:rPr>
                  <w:rFonts w:eastAsia="Times New Roman" w:cs="Arial"/>
                  <w:lang w:eastAsia="en-AU"/>
                </w:rPr>
                <w:t xml:space="preserve"> </w:t>
              </w:r>
            </w:ins>
          </w:p>
          <w:p w14:paraId="396AE8E1" w14:textId="77777777" w:rsidR="009F00FD" w:rsidRDefault="009F00FD" w:rsidP="009F00FD">
            <w:pPr>
              <w:rPr>
                <w:ins w:id="146" w:author="Gina Thompson" w:date="2026-02-13T15:19:00Z" w16du:dateUtc="2026-02-13T07:19:00Z"/>
              </w:rPr>
            </w:pPr>
          </w:p>
          <w:p w14:paraId="5574CBDD" w14:textId="77777777" w:rsidR="009F00FD" w:rsidRPr="00167548" w:rsidRDefault="009F00FD" w:rsidP="009F00FD">
            <w:pPr>
              <w:rPr>
                <w:ins w:id="147" w:author="Gina Thompson" w:date="2026-02-13T15:19:00Z" w16du:dateUtc="2026-02-13T07:19:00Z"/>
              </w:rPr>
            </w:pPr>
            <w:ins w:id="148" w:author="Gina Thompson" w:date="2026-02-13T15:19:00Z" w16du:dateUtc="2026-02-13T07:19:00Z">
              <w:r w:rsidRPr="00167548">
                <w:rPr>
                  <w:rFonts w:eastAsia="Times New Roman" w:cs="Arial"/>
                  <w:lang w:eastAsia="en-AU"/>
                </w:rPr>
                <w:t xml:space="preserve">We want to avoid this, </w:t>
              </w:r>
              <w:r>
                <w:rPr>
                  <w:rFonts w:eastAsia="Times New Roman" w:cs="Arial"/>
                  <w:lang w:eastAsia="en-AU"/>
                </w:rPr>
                <w:t>so please</w:t>
              </w:r>
              <w:r w:rsidRPr="00167548">
                <w:rPr>
                  <w:rFonts w:eastAsia="Times New Roman" w:cs="Arial"/>
                  <w:lang w:eastAsia="en-AU"/>
                </w:rPr>
                <w:t xml:space="preserve"> </w:t>
              </w:r>
              <w:r>
                <w:rPr>
                  <w:rFonts w:eastAsia="Times New Roman" w:cs="Arial"/>
                  <w:lang w:eastAsia="en-AU"/>
                </w:rPr>
                <w:t>make a payment</w:t>
              </w:r>
              <w:r w:rsidRPr="00167548">
                <w:rPr>
                  <w:rFonts w:eastAsia="Times New Roman" w:cs="Arial"/>
                  <w:lang w:eastAsia="en-AU"/>
                </w:rPr>
                <w:t xml:space="preserve"> today by calling </w:t>
              </w:r>
              <w:r w:rsidRPr="00167548">
                <w:rPr>
                  <w:rFonts w:eastAsia="Times New Roman" w:cs="Arial"/>
                  <w:highlight w:val="yellow"/>
                  <w:lang w:eastAsia="en-AU"/>
                </w:rPr>
                <w:t>BRAND PHONE NUMBER</w:t>
              </w:r>
              <w:r w:rsidRPr="00167548">
                <w:rPr>
                  <w:rFonts w:eastAsia="Times New Roman" w:cs="Arial"/>
                  <w:lang w:eastAsia="en-AU"/>
                </w:rPr>
                <w:t xml:space="preserve"> or online at </w:t>
              </w:r>
              <w:r w:rsidRPr="00167548">
                <w:rPr>
                  <w:rFonts w:eastAsia="Times New Roman" w:cs="Arial"/>
                  <w:highlight w:val="yellow"/>
                  <w:lang w:eastAsia="en-AU"/>
                </w:rPr>
                <w:t>ONEAPP URL.</w:t>
              </w:r>
            </w:ins>
          </w:p>
          <w:p w14:paraId="56F3D775" w14:textId="77777777" w:rsidR="009F00FD" w:rsidRPr="00167548" w:rsidRDefault="009F00FD" w:rsidP="00DF36B2"/>
          <w:p w14:paraId="2A9E7B15" w14:textId="7F7D0EB6" w:rsidR="00DF36B2" w:rsidRPr="00167548" w:rsidRDefault="00DF36B2" w:rsidP="00DF36B2">
            <w:r w:rsidRPr="00167548">
              <w:t>If you have paid your account recently then thank you, and do</w:t>
            </w:r>
            <w:del w:id="149" w:author="Gina Thompson" w:date="2026-02-13T15:19:00Z" w16du:dateUtc="2026-02-13T07:19:00Z">
              <w:r w:rsidRPr="00167548" w:rsidDel="009F00FD">
                <w:delText xml:space="preserve"> </w:delText>
              </w:r>
            </w:del>
            <w:r w:rsidRPr="00167548">
              <w:t>n</w:t>
            </w:r>
            <w:ins w:id="150" w:author="Gina Thompson" w:date="2026-02-13T15:19:00Z" w16du:dateUtc="2026-02-13T07:19:00Z">
              <w:r w:rsidR="009F00FD">
                <w:t>’</w:t>
              </w:r>
            </w:ins>
            <w:del w:id="151" w:author="Gina Thompson" w:date="2026-02-13T15:19:00Z" w16du:dateUtc="2026-02-13T07:19:00Z">
              <w:r w:rsidRPr="00167548" w:rsidDel="009F00FD">
                <w:delText>o</w:delText>
              </w:r>
            </w:del>
            <w:r w:rsidRPr="00167548">
              <w:t>t worry about reading on.</w:t>
            </w:r>
          </w:p>
          <w:p w14:paraId="1CE4A494" w14:textId="77777777" w:rsidR="00DF36B2" w:rsidRPr="00167548" w:rsidRDefault="00DF36B2" w:rsidP="00DF36B2"/>
          <w:p w14:paraId="0A8A9457" w14:textId="77777777" w:rsidR="00DF36B2" w:rsidRPr="00167548" w:rsidRDefault="00DF36B2" w:rsidP="00DF36B2">
            <w:pPr>
              <w:rPr>
                <w:b/>
                <w:bCs/>
              </w:rPr>
            </w:pPr>
            <w:r w:rsidRPr="00167548">
              <w:rPr>
                <w:b/>
                <w:bCs/>
              </w:rPr>
              <w:t>Failure to make payment of the overdue amount will result in the following:</w:t>
            </w:r>
          </w:p>
          <w:p w14:paraId="01698787" w14:textId="77777777" w:rsidR="00DF36B2" w:rsidRPr="00167548" w:rsidRDefault="00DF36B2" w:rsidP="00DF36B2"/>
          <w:p w14:paraId="5E9486AF" w14:textId="06F9C293" w:rsidR="005203AE" w:rsidRDefault="00DF36B2" w:rsidP="00DF36B2">
            <w:pPr>
              <w:pStyle w:val="ListParagraph"/>
              <w:numPr>
                <w:ilvl w:val="0"/>
                <w:numId w:val="8"/>
              </w:numPr>
              <w:rPr>
                <w:ins w:id="152" w:author="Gina Thompson" w:date="2026-02-13T15:21:00Z" w16du:dateUtc="2026-02-13T07:21:00Z"/>
              </w:rPr>
            </w:pPr>
            <w:r w:rsidRPr="00167548">
              <w:t>All service</w:t>
            </w:r>
            <w:ins w:id="153" w:author="Gina Thompson" w:date="2026-02-13T15:21:00Z" w16du:dateUtc="2026-02-13T07:21:00Z">
              <w:r w:rsidR="005203AE">
                <w:t>(</w:t>
              </w:r>
            </w:ins>
            <w:r w:rsidRPr="00167548">
              <w:t>s</w:t>
            </w:r>
            <w:ins w:id="154" w:author="Gina Thompson" w:date="2026-02-13T15:21:00Z" w16du:dateUtc="2026-02-13T07:21:00Z">
              <w:r w:rsidR="005203AE">
                <w:t>)</w:t>
              </w:r>
            </w:ins>
            <w:r w:rsidRPr="00167548">
              <w:t xml:space="preserve"> </w:t>
            </w:r>
            <w:ins w:id="155" w:author="Gina Thompson" w:date="2026-02-13T15:21:00Z" w16du:dateUtc="2026-02-13T07:21:00Z">
              <w:r w:rsidR="005203AE">
                <w:t xml:space="preserve">on your account </w:t>
              </w:r>
            </w:ins>
            <w:r w:rsidRPr="00167548">
              <w:t>will be disconnected</w:t>
            </w:r>
            <w:del w:id="156" w:author="Gina Thompson" w:date="2026-02-13T15:21:00Z" w16du:dateUtc="2026-02-13T07:21:00Z">
              <w:r w:rsidRPr="00167548" w:rsidDel="005203AE">
                <w:delText>, and</w:delText>
              </w:r>
            </w:del>
            <w:ins w:id="157" w:author="Gina Thompson" w:date="2026-02-13T15:21:00Z" w16du:dateUtc="2026-02-13T07:21:00Z">
              <w:r w:rsidR="005203AE">
                <w:t>.</w:t>
              </w:r>
            </w:ins>
            <w:r w:rsidRPr="00167548">
              <w:t xml:space="preserve"> </w:t>
            </w:r>
            <w:ins w:id="158" w:author="Gina Thompson" w:date="2026-02-13T15:21:00Z" w16du:dateUtc="2026-02-13T07:21:00Z">
              <w:r w:rsidR="005203AE">
                <w:t xml:space="preserve">A disconnected phone service won’t be able to make </w:t>
              </w:r>
              <w:r w:rsidR="005203AE" w:rsidRPr="00A42580">
                <w:t xml:space="preserve">emergency 000 calls (except </w:t>
              </w:r>
              <w:r w:rsidR="005203AE">
                <w:t xml:space="preserve">approved </w:t>
              </w:r>
              <w:r w:rsidR="005203AE" w:rsidRPr="00A42580">
                <w:t>mobile</w:t>
              </w:r>
              <w:r w:rsidR="005203AE">
                <w:t xml:space="preserve"> device</w:t>
              </w:r>
              <w:r w:rsidR="005203AE" w:rsidRPr="00A42580">
                <w:t xml:space="preserve">s which can call 000 if your phone has power and you’re within the coverage of any Australian mobile network). </w:t>
              </w:r>
              <w:r w:rsidR="005203AE" w:rsidRPr="00F7469F">
                <w:t xml:space="preserve"> </w:t>
              </w:r>
              <w:r w:rsidR="005203AE">
                <w:br/>
              </w:r>
            </w:ins>
          </w:p>
          <w:p w14:paraId="4E21F9D6" w14:textId="45EAD66B" w:rsidR="0088038E" w:rsidRPr="00167548" w:rsidRDefault="005203AE" w:rsidP="00DF36B2">
            <w:pPr>
              <w:pStyle w:val="ListParagraph"/>
              <w:numPr>
                <w:ilvl w:val="0"/>
                <w:numId w:val="8"/>
              </w:numPr>
            </w:pPr>
            <w:ins w:id="159" w:author="Gina Thompson" w:date="2026-02-13T15:22:00Z" w16du:dateUtc="2026-02-13T07:22:00Z">
              <w:r w:rsidRPr="00A42580">
                <w:t>You will need to reapply for new services</w:t>
              </w:r>
            </w:ins>
            <w:ins w:id="160" w:author="Gina Thompson" w:date="2026-03-05T12:18:00Z" w16du:dateUtc="2026-03-05T04:18:00Z">
              <w:r w:rsidR="00026B59">
                <w:t xml:space="preserve"> (subject to credit approval)</w:t>
              </w:r>
            </w:ins>
            <w:ins w:id="161" w:author="Gina Thompson" w:date="2026-02-13T15:22:00Z" w16du:dateUtc="2026-02-13T07:22:00Z">
              <w:r w:rsidRPr="00A42580">
                <w:t xml:space="preserve"> which may incur costs.</w:t>
              </w:r>
              <w:r>
                <w:t xml:space="preserve"> </w:t>
              </w:r>
            </w:ins>
            <w:ins w:id="162" w:author="Gina Thompson" w:date="2026-02-13T15:21:00Z" w16du:dateUtc="2026-02-13T07:21:00Z">
              <w:r>
                <w:t>Y</w:t>
              </w:r>
            </w:ins>
            <w:del w:id="163" w:author="Gina Thompson" w:date="2026-02-13T15:21:00Z" w16du:dateUtc="2026-02-13T07:21:00Z">
              <w:r w:rsidR="00DF36B2" w:rsidRPr="00167548" w:rsidDel="005203AE">
                <w:delText>y</w:delText>
              </w:r>
            </w:del>
            <w:r w:rsidR="00DF36B2" w:rsidRPr="00167548">
              <w:t>our current plan and number might not be available if you reconnect later</w:t>
            </w:r>
            <w:ins w:id="164" w:author="Gina Thompson" w:date="2026-02-13T15:22:00Z" w16du:dateUtc="2026-02-13T07:22:00Z">
              <w:r w:rsidR="00D146DD">
                <w:t>. Any promotional discount will be forfeited</w:t>
              </w:r>
            </w:ins>
            <w:r w:rsidR="00DF36B2" w:rsidRPr="00167548">
              <w:t>; and</w:t>
            </w:r>
            <w:r w:rsidR="0088038E" w:rsidRPr="00167548">
              <w:br/>
            </w:r>
          </w:p>
          <w:p w14:paraId="460725EA" w14:textId="668FCB65" w:rsidR="00DF36B2" w:rsidRPr="00167548" w:rsidRDefault="00DF36B2" w:rsidP="00DF36B2">
            <w:pPr>
              <w:pStyle w:val="ListParagraph"/>
              <w:numPr>
                <w:ilvl w:val="0"/>
                <w:numId w:val="8"/>
              </w:numPr>
            </w:pPr>
            <w:r w:rsidRPr="00167548">
              <w:lastRenderedPageBreak/>
              <w:t>You will receive a final bill which is made up of the remaining monthly services and/or mobile equipment charges on your contract. The full amount would be</w:t>
            </w:r>
            <w:del w:id="165" w:author="Gina Thompson" w:date="2026-02-13T15:24:00Z" w16du:dateUtc="2026-02-13T07:24:00Z">
              <w:r w:rsidRPr="00167548" w:rsidDel="00B0188D">
                <w:delText>come</w:delText>
              </w:r>
            </w:del>
            <w:r w:rsidRPr="00167548">
              <w:t xml:space="preserve"> due and payable within 14 days from the date of issue.</w:t>
            </w:r>
          </w:p>
          <w:p w14:paraId="7289A4AB" w14:textId="77777777" w:rsidR="00DF36B2" w:rsidRPr="00167548" w:rsidRDefault="00DF36B2" w:rsidP="00DF36B2"/>
          <w:p w14:paraId="6E774164" w14:textId="616AF956" w:rsidR="00EE445B" w:rsidRPr="00167548" w:rsidRDefault="00EE445B" w:rsidP="00EE445B">
            <w:pPr>
              <w:rPr>
                <w:ins w:id="166" w:author="Gina Thompson" w:date="2026-02-12T14:40:00Z" w16du:dateUtc="2026-02-12T06:40:00Z"/>
                <w:lang w:val="en-GB"/>
              </w:rPr>
            </w:pPr>
            <w:ins w:id="167" w:author="Gina Thompson" w:date="2026-02-12T14:40:00Z" w16du:dateUtc="2026-02-12T06:40:00Z">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168" w:author="Gina Thompson" w:date="2026-02-17T12:24:00Z" w16du:dateUtc="2026-02-17T04:24:00Z">
              <w:r w:rsidR="00BC690A">
                <w:t>9</w:t>
              </w:r>
            </w:ins>
            <w:ins w:id="169" w:author="Gina Thompson" w:date="2026-02-12T14:40:00Z" w16du:dateUtc="2026-02-12T06:40:00Z">
              <w:r w:rsidRPr="00167548">
                <w:t xml:space="preserve">am to </w:t>
              </w:r>
            </w:ins>
            <w:ins w:id="170" w:author="Gina Thompson" w:date="2026-02-17T12:24:00Z" w16du:dateUtc="2026-02-17T04:24:00Z">
              <w:r w:rsidR="00BC690A">
                <w:t>5</w:t>
              </w:r>
            </w:ins>
            <w:ins w:id="171" w:author="Gina Thompson" w:date="2026-02-12T14:40:00Z" w16du:dateUtc="2026-02-12T06:40: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78F103E0" w14:textId="51EC39EE" w:rsidR="0088038E" w:rsidRPr="00167548" w:rsidDel="00EE445B" w:rsidRDefault="0088038E" w:rsidP="0088038E">
            <w:pPr>
              <w:rPr>
                <w:del w:id="172" w:author="Gina Thompson" w:date="2026-02-12T14:40:00Z" w16du:dateUtc="2026-02-12T06:40:00Z"/>
                <w:lang w:val="en-GB"/>
              </w:rPr>
            </w:pPr>
            <w:del w:id="173" w:author="Gina Thompson" w:date="2026-02-12T14:40:00Z" w16du:dateUtc="2026-02-12T06:40:00Z">
              <w:r w:rsidRPr="00167548" w:rsidDel="00EE445B">
                <w:delText xml:space="preserve">If you are experiencing financial hardship we may be able to assist you. Please call us on </w:delText>
              </w:r>
              <w:r w:rsidR="00870DB7" w:rsidDel="00EE445B">
                <w:rPr>
                  <w:highlight w:val="yellow"/>
                </w:rPr>
                <w:delText>FHP</w:delText>
              </w:r>
              <w:r w:rsidR="00870DB7" w:rsidRPr="00167548" w:rsidDel="00EE445B">
                <w:rPr>
                  <w:highlight w:val="yellow"/>
                </w:rPr>
                <w:delText xml:space="preserve"> </w:delText>
              </w:r>
              <w:r w:rsidRPr="00167548" w:rsidDel="00EE445B">
                <w:rPr>
                  <w:highlight w:val="yellow"/>
                </w:rPr>
                <w:delText>PHONE NUMBER</w:delText>
              </w:r>
              <w:r w:rsidRPr="00167548" w:rsidDel="00EE445B">
                <w:rPr>
                  <w:color w:val="FF0000"/>
                </w:rPr>
                <w:delText xml:space="preserve"> </w:delText>
              </w:r>
              <w:r w:rsidRPr="00167548" w:rsidDel="00EE445B">
                <w:delText>to discuss your situation. You can call us from 8am to 8pm AEST, Monday to Friday.  To review our Financial Hardship Policy, visit</w:delText>
              </w:r>
              <w:r w:rsidRPr="00167548" w:rsidDel="00EE445B">
                <w:rPr>
                  <w:lang w:val="en-GB"/>
                </w:rPr>
                <w:delText xml:space="preserve"> </w:delText>
              </w:r>
              <w:r w:rsidRPr="00167548" w:rsidDel="00EE445B">
                <w:rPr>
                  <w:highlight w:val="yellow"/>
                  <w:lang w:val="en-GB"/>
                </w:rPr>
                <w:delText>FHP URL</w:delText>
              </w:r>
              <w:r w:rsidRPr="00167548" w:rsidDel="00EE445B">
                <w:rPr>
                  <w:lang w:val="en-GB"/>
                </w:rPr>
                <w:delText>.</w:delText>
              </w:r>
            </w:del>
          </w:p>
          <w:p w14:paraId="512E9312" w14:textId="77777777" w:rsidR="0088038E" w:rsidRPr="00167548" w:rsidRDefault="0088038E" w:rsidP="0088038E">
            <w:pPr>
              <w:rPr>
                <w:lang w:val="en-GB"/>
              </w:rPr>
            </w:pPr>
          </w:p>
          <w:p w14:paraId="4AC02C2B" w14:textId="77777777" w:rsidR="0088038E" w:rsidRPr="00167548" w:rsidRDefault="0088038E" w:rsidP="0088038E">
            <w:r w:rsidRPr="00167548">
              <w:t>Regards,</w:t>
            </w:r>
          </w:p>
          <w:p w14:paraId="496B4EF4" w14:textId="77777777" w:rsidR="0088038E" w:rsidRPr="00167548" w:rsidRDefault="0088038E" w:rsidP="0088038E"/>
          <w:p w14:paraId="34C0BE9C" w14:textId="2824218A" w:rsidR="0088038E" w:rsidRPr="00167548" w:rsidRDefault="008D2EFE" w:rsidP="0088038E">
            <w:pPr>
              <w:rPr>
                <w:b/>
                <w:bCs/>
              </w:rPr>
            </w:pPr>
            <w:ins w:id="174" w:author="Gina Thompson" w:date="2026-02-12T15:12:00Z" w16du:dateUtc="2026-02-12T07:12:00Z">
              <w:r w:rsidRPr="008D2EFE">
                <w:rPr>
                  <w:b/>
                  <w:bCs/>
                </w:rPr>
                <w:t xml:space="preserve">The </w:t>
              </w:r>
            </w:ins>
            <w:r w:rsidR="0088038E" w:rsidRPr="00167548">
              <w:rPr>
                <w:b/>
                <w:bCs/>
                <w:highlight w:val="yellow"/>
              </w:rPr>
              <w:t>BRAND</w:t>
            </w:r>
            <w:r w:rsidR="0088038E" w:rsidRPr="00167548">
              <w:rPr>
                <w:b/>
                <w:bCs/>
              </w:rPr>
              <w:t xml:space="preserve"> </w:t>
            </w:r>
            <w:del w:id="175" w:author="Gina Thompson" w:date="2026-02-12T15:12:00Z" w16du:dateUtc="2026-02-12T07:12:00Z">
              <w:r w:rsidR="0088038E" w:rsidRPr="00167548" w:rsidDel="008D2EFE">
                <w:rPr>
                  <w:b/>
                  <w:bCs/>
                </w:rPr>
                <w:delText xml:space="preserve">Collections </w:delText>
              </w:r>
            </w:del>
            <w:r w:rsidR="0088038E" w:rsidRPr="00167548">
              <w:rPr>
                <w:b/>
                <w:bCs/>
              </w:rPr>
              <w:t>Team</w:t>
            </w:r>
          </w:p>
          <w:p w14:paraId="1C1E38C8" w14:textId="77777777" w:rsidR="00DF36B2" w:rsidRDefault="00DF36B2" w:rsidP="0066265F"/>
          <w:p w14:paraId="4E751152" w14:textId="77777777" w:rsidR="00B107CF" w:rsidRPr="00167548" w:rsidRDefault="00B107CF" w:rsidP="00B107CF">
            <w:pPr>
              <w:rPr>
                <w:highlight w:val="cyan"/>
              </w:rPr>
            </w:pPr>
            <w:r w:rsidRPr="00167548">
              <w:rPr>
                <w:highlight w:val="cyan"/>
              </w:rPr>
              <w:t>HOW TO PAY COMPONENT</w:t>
            </w:r>
          </w:p>
          <w:p w14:paraId="7C264742" w14:textId="77777777" w:rsidR="00B107CF" w:rsidRPr="00167548" w:rsidRDefault="00B107CF" w:rsidP="00B107CF">
            <w:pPr>
              <w:rPr>
                <w:highlight w:val="cyan"/>
              </w:rPr>
            </w:pPr>
          </w:p>
          <w:p w14:paraId="6388B253" w14:textId="77777777" w:rsidR="00B107CF" w:rsidRPr="00167548" w:rsidRDefault="00B107CF" w:rsidP="00B107CF">
            <w:r w:rsidRPr="00167548">
              <w:rPr>
                <w:highlight w:val="cyan"/>
              </w:rPr>
              <w:t>PAYMENT SLIP COMPONENT</w:t>
            </w:r>
          </w:p>
          <w:p w14:paraId="0D72A344" w14:textId="77777777" w:rsidR="00B107CF" w:rsidRDefault="00B107CF" w:rsidP="0066265F"/>
          <w:p w14:paraId="0424491C" w14:textId="77777777" w:rsidR="00475709" w:rsidRPr="00167548" w:rsidRDefault="00475709" w:rsidP="00475709">
            <w:r>
              <w:rPr>
                <w:highlight w:val="cyan"/>
              </w:rPr>
              <w:t>SECURITY FOOTER</w:t>
            </w:r>
            <w:r w:rsidRPr="00167548">
              <w:rPr>
                <w:highlight w:val="cyan"/>
              </w:rPr>
              <w:t xml:space="preserve"> COMPONENT</w:t>
            </w:r>
          </w:p>
          <w:p w14:paraId="311E0197" w14:textId="72716B0A" w:rsidR="00AA48BC" w:rsidRPr="00167548" w:rsidRDefault="00AA48BC" w:rsidP="00AA48BC"/>
        </w:tc>
      </w:tr>
      <w:tr w:rsidR="0099509F" w:rsidRPr="00167548" w14:paraId="3539A242" w14:textId="77777777" w:rsidTr="006F0E93">
        <w:tc>
          <w:tcPr>
            <w:tcW w:w="2828" w:type="dxa"/>
          </w:tcPr>
          <w:p w14:paraId="4923DAE2" w14:textId="009CD736" w:rsidR="003C750E" w:rsidRPr="00167548" w:rsidRDefault="003C750E" w:rsidP="003C750E">
            <w:pPr>
              <w:rPr>
                <w:b/>
                <w:bCs/>
              </w:rPr>
            </w:pPr>
            <w:r w:rsidRPr="00167548">
              <w:rPr>
                <w:b/>
                <w:bCs/>
              </w:rPr>
              <w:lastRenderedPageBreak/>
              <w:t xml:space="preserve">Demand Notice </w:t>
            </w:r>
            <w:r w:rsidR="00323B7D">
              <w:rPr>
                <w:b/>
                <w:bCs/>
              </w:rPr>
              <w:t xml:space="preserve">4 </w:t>
            </w:r>
            <w:r w:rsidRPr="00167548">
              <w:rPr>
                <w:b/>
                <w:bCs/>
              </w:rPr>
              <w:t>- Post-Disconnection (Credit checked</w:t>
            </w:r>
            <w:r w:rsidR="00F30974">
              <w:rPr>
                <w:b/>
                <w:bCs/>
              </w:rPr>
              <w:t xml:space="preserve"> </w:t>
            </w:r>
            <w:r w:rsidR="006F0E93">
              <w:rPr>
                <w:b/>
                <w:bCs/>
              </w:rPr>
              <w:t>without default</w:t>
            </w:r>
            <w:r w:rsidRPr="00167548">
              <w:rPr>
                <w:b/>
                <w:bCs/>
              </w:rPr>
              <w:t>)</w:t>
            </w:r>
          </w:p>
          <w:p w14:paraId="05D648D1" w14:textId="77777777" w:rsidR="003C750E" w:rsidRPr="00167548" w:rsidRDefault="003C750E" w:rsidP="003C750E"/>
          <w:p w14:paraId="63D785D8" w14:textId="7A02003A" w:rsidR="00775F11" w:rsidRDefault="00BC678A" w:rsidP="00BC678A">
            <w:r w:rsidRPr="00167548">
              <w:t xml:space="preserve">Sent </w:t>
            </w:r>
            <w:r w:rsidR="00B9413C">
              <w:t xml:space="preserve">within 1 business day when the final invoice is </w:t>
            </w:r>
            <w:r w:rsidR="00361A11">
              <w:t>overdue</w:t>
            </w:r>
            <w:r w:rsidR="00FC70A0">
              <w:t xml:space="preserve"> for an amount of $50</w:t>
            </w:r>
            <w:r w:rsidR="00F30974">
              <w:t xml:space="preserve"> to </w:t>
            </w:r>
            <w:r w:rsidR="00FC70A0">
              <w:t>$</w:t>
            </w:r>
            <w:ins w:id="176" w:author="Gina Thompson" w:date="2026-03-05T12:19:00Z" w16du:dateUtc="2026-03-05T04:19:00Z">
              <w:r w:rsidR="00F30C02">
                <w:t>30</w:t>
              </w:r>
            </w:ins>
            <w:del w:id="177" w:author="Gina Thompson" w:date="2026-03-05T12:19:00Z" w16du:dateUtc="2026-03-05T04:19:00Z">
              <w:r w:rsidR="00FC70A0" w:rsidDel="00F30C02">
                <w:delText>15</w:delText>
              </w:r>
            </w:del>
            <w:r w:rsidR="00FC70A0">
              <w:t>0</w:t>
            </w:r>
            <w:r w:rsidR="00B9413C">
              <w:t xml:space="preserve">. </w:t>
            </w:r>
          </w:p>
          <w:p w14:paraId="7196DB52" w14:textId="77777777" w:rsidR="00775F11" w:rsidRDefault="00775F11" w:rsidP="00BC678A"/>
          <w:p w14:paraId="6747C85C" w14:textId="5E36A64E" w:rsidR="00BC678A" w:rsidRPr="00167548" w:rsidRDefault="00B9413C" w:rsidP="00BC678A">
            <w:r>
              <w:t>By this point, the account may be up to 45 days overdue.</w:t>
            </w:r>
          </w:p>
          <w:p w14:paraId="3B21CDDA" w14:textId="4CCCC8FF" w:rsidR="003C750E" w:rsidRPr="00167548" w:rsidRDefault="003C750E" w:rsidP="003C750E"/>
        </w:tc>
        <w:tc>
          <w:tcPr>
            <w:tcW w:w="2206" w:type="dxa"/>
          </w:tcPr>
          <w:p w14:paraId="446092DF" w14:textId="77777777" w:rsidR="00B62F18" w:rsidRPr="00167548" w:rsidRDefault="00B62F18" w:rsidP="0066265F">
            <w:r w:rsidRPr="00167548">
              <w:lastRenderedPageBreak/>
              <w:t>TPG_ DXDEM1</w:t>
            </w:r>
          </w:p>
          <w:p w14:paraId="403E2F0F" w14:textId="77777777" w:rsidR="00B62F18" w:rsidRPr="00167548" w:rsidRDefault="00B62F18" w:rsidP="0066265F"/>
          <w:p w14:paraId="1AE306BB" w14:textId="052D6A36" w:rsidR="00B62F18" w:rsidRPr="00167548" w:rsidRDefault="00B62F18" w:rsidP="0066265F">
            <w:r w:rsidRPr="00167548">
              <w:t>IINET_ DXDEM1</w:t>
            </w:r>
          </w:p>
        </w:tc>
        <w:tc>
          <w:tcPr>
            <w:tcW w:w="8914" w:type="dxa"/>
          </w:tcPr>
          <w:p w14:paraId="1FA5DD19" w14:textId="27EDDC43"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91FCA65"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13A45504"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Pr="00167548">
              <w:rPr>
                <w:color w:val="000000"/>
                <w:lang w:val="en-US"/>
              </w:rPr>
              <w:t>Important information about your account</w:t>
            </w:r>
          </w:p>
          <w:p w14:paraId="1B93A5A6" w14:textId="77777777" w:rsidR="00A5400E" w:rsidRPr="00167548" w:rsidRDefault="00A5400E" w:rsidP="0066265F"/>
          <w:p w14:paraId="0A468F0D" w14:textId="77777777" w:rsidR="00B62F18" w:rsidRPr="00167548" w:rsidRDefault="00B62F18" w:rsidP="00B62F18">
            <w:pPr>
              <w:rPr>
                <w:color w:val="000000"/>
              </w:rPr>
            </w:pPr>
            <w:r w:rsidRPr="00167548">
              <w:rPr>
                <w:b/>
                <w:bCs/>
                <w:color w:val="000000"/>
              </w:rPr>
              <w:t xml:space="preserve">Customer Number: </w:t>
            </w:r>
            <w:r w:rsidRPr="00167548">
              <w:rPr>
                <w:color w:val="000000"/>
                <w:highlight w:val="green"/>
              </w:rPr>
              <w:t>${</w:t>
            </w:r>
            <w:proofErr w:type="spellStart"/>
            <w:r w:rsidRPr="00167548">
              <w:rPr>
                <w:color w:val="000000"/>
                <w:highlight w:val="green"/>
              </w:rPr>
              <w:t>d:Calculation</w:t>
            </w:r>
            <w:proofErr w:type="spellEnd"/>
            <w:r w:rsidRPr="00167548">
              <w:rPr>
                <w:color w:val="000000"/>
                <w:highlight w:val="green"/>
              </w:rPr>
              <w:t>(Communications).L04_AccountRefNo:d}</w:t>
            </w:r>
          </w:p>
          <w:p w14:paraId="5763C75B" w14:textId="77777777" w:rsidR="00B62F18" w:rsidRPr="00167548" w:rsidRDefault="00B62F18" w:rsidP="00B62F18">
            <w:pPr>
              <w:rPr>
                <w:b/>
                <w:bCs/>
                <w:color w:val="000000"/>
              </w:rPr>
            </w:pPr>
          </w:p>
          <w:p w14:paraId="4FEA8C9C" w14:textId="0213CEFB" w:rsidR="00B62F18" w:rsidRPr="00167548" w:rsidRDefault="00B62F18" w:rsidP="00B62F18">
            <w:r w:rsidRPr="00167548">
              <w:rPr>
                <w:b/>
                <w:bCs/>
                <w:color w:val="000000"/>
              </w:rPr>
              <w:t xml:space="preserve">Total Balance: </w:t>
            </w:r>
            <w:r w:rsidR="00BC1D76" w:rsidRPr="00BC1D76">
              <w:t>$</w:t>
            </w:r>
            <w:r w:rsidR="00BC1D76">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35F8FF49" w14:textId="77777777" w:rsidR="00B62F18" w:rsidRPr="00167548" w:rsidRDefault="00B62F18" w:rsidP="00B62F18">
            <w:pPr>
              <w:rPr>
                <w:b/>
                <w:bCs/>
                <w:color w:val="000000"/>
              </w:rPr>
            </w:pPr>
          </w:p>
          <w:p w14:paraId="2C666F9C" w14:textId="70D3B285" w:rsidR="00B62F18" w:rsidRPr="000D2AE2" w:rsidRDefault="00B62F18" w:rsidP="00175DAC">
            <w:pPr>
              <w:pStyle w:val="Heading3"/>
              <w:rPr>
                <w:b/>
                <w:bCs/>
                <w:color w:val="auto"/>
              </w:rPr>
            </w:pPr>
            <w:r w:rsidRPr="000D2AE2">
              <w:rPr>
                <w:b/>
                <w:bCs/>
                <w:color w:val="auto"/>
              </w:rPr>
              <w:lastRenderedPageBreak/>
              <w:t>Important Notice</w:t>
            </w:r>
            <w:r w:rsidR="00D82E95" w:rsidRPr="000D2AE2">
              <w:rPr>
                <w:b/>
                <w:bCs/>
                <w:color w:val="auto"/>
              </w:rPr>
              <w:t xml:space="preserve"> </w:t>
            </w:r>
            <w:ins w:id="178" w:author="Gina Thompson" w:date="2026-02-13T09:48:00Z" w16du:dateUtc="2026-02-13T01:48:00Z">
              <w:r w:rsidR="00D82E95" w:rsidRPr="000D2AE2">
                <w:rPr>
                  <w:b/>
                  <w:bCs/>
                  <w:color w:val="auto"/>
                </w:rPr>
                <w:t xml:space="preserve">– Please read: </w:t>
              </w:r>
            </w:ins>
            <w:r w:rsidR="00D82E95" w:rsidRPr="000D2AE2">
              <w:rPr>
                <w:b/>
                <w:bCs/>
                <w:color w:val="auto"/>
              </w:rPr>
              <w:t>Demand Notice</w:t>
            </w:r>
          </w:p>
          <w:p w14:paraId="4B490443" w14:textId="77777777" w:rsidR="00B62F18" w:rsidRPr="00167548" w:rsidRDefault="00B62F18" w:rsidP="00B62F18">
            <w:pPr>
              <w:rPr>
                <w:b/>
                <w:bCs/>
                <w:color w:val="000000"/>
              </w:rPr>
            </w:pPr>
          </w:p>
          <w:p w14:paraId="4B354B11" w14:textId="182DEF5D" w:rsidR="00B62F18" w:rsidRPr="00167548" w:rsidRDefault="00B62F18" w:rsidP="00B62F18">
            <w:pPr>
              <w:rPr>
                <w:b/>
                <w:bCs/>
              </w:rPr>
            </w:pPr>
            <w:r w:rsidRPr="00167548">
              <w:rPr>
                <w:color w:val="000000"/>
                <w:lang w:val="en-GB"/>
              </w:rPr>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00C06235">
              <w:t>,</w:t>
            </w:r>
          </w:p>
          <w:p w14:paraId="568DA504" w14:textId="77777777" w:rsidR="00B62F18" w:rsidRPr="00167548" w:rsidRDefault="00B62F18" w:rsidP="00B62F18">
            <w:pPr>
              <w:rPr>
                <w:color w:val="000000"/>
              </w:rPr>
            </w:pPr>
          </w:p>
          <w:p w14:paraId="501E2284" w14:textId="78CF7CC2" w:rsidR="00CC380C" w:rsidRDefault="00B62F18" w:rsidP="00B62F18">
            <w:pPr>
              <w:rPr>
                <w:ins w:id="179" w:author="Gina Thompson" w:date="2026-02-13T15:37:00Z" w16du:dateUtc="2026-02-13T07:37:00Z"/>
                <w:color w:val="000000"/>
              </w:rPr>
            </w:pPr>
            <w:r w:rsidRPr="00167548">
              <w:rPr>
                <w:color w:val="000000"/>
              </w:rPr>
              <w:t xml:space="preserve">Your service </w:t>
            </w:r>
            <w:ins w:id="180" w:author="Gina Thompson" w:date="2026-02-13T15:42:00Z" w16du:dateUtc="2026-02-13T07:42:00Z">
              <w:r w:rsidR="00DF4142">
                <w:rPr>
                  <w:color w:val="000000"/>
                </w:rPr>
                <w:t>has been</w:t>
              </w:r>
            </w:ins>
            <w:del w:id="181" w:author="Gina Thompson" w:date="2026-02-13T15:42:00Z" w16du:dateUtc="2026-02-13T07:42:00Z">
              <w:r w:rsidRPr="00167548" w:rsidDel="00DF4142">
                <w:rPr>
                  <w:color w:val="000000"/>
                </w:rPr>
                <w:delText>is</w:delText>
              </w:r>
            </w:del>
            <w:r w:rsidRPr="00167548">
              <w:rPr>
                <w:color w:val="000000"/>
              </w:rPr>
              <w:t xml:space="preserve"> disconnected and you</w:t>
            </w:r>
            <w:ins w:id="182" w:author="Gina Thompson" w:date="2026-02-13T15:37:00Z" w16du:dateUtc="2026-02-13T07:37:00Z">
              <w:r w:rsidR="00CC380C">
                <w:rPr>
                  <w:color w:val="000000"/>
                </w:rPr>
                <w:t>r</w:t>
              </w:r>
            </w:ins>
            <w:del w:id="183" w:author="Gina Thompson" w:date="2026-02-13T15:37:00Z" w16du:dateUtc="2026-02-13T07:37:00Z">
              <w:r w:rsidRPr="00167548" w:rsidDel="00CC380C">
                <w:rPr>
                  <w:color w:val="000000"/>
                </w:rPr>
                <w:delText xml:space="preserve"> have been issued with a </w:delText>
              </w:r>
            </w:del>
            <w:ins w:id="184" w:author="Gina Thompson" w:date="2026-02-13T15:37:00Z" w16du:dateUtc="2026-02-13T07:37:00Z">
              <w:r w:rsidR="00CC380C">
                <w:rPr>
                  <w:color w:val="000000"/>
                </w:rPr>
                <w:t xml:space="preserve"> </w:t>
              </w:r>
            </w:ins>
            <w:r w:rsidRPr="00167548">
              <w:rPr>
                <w:color w:val="000000"/>
              </w:rPr>
              <w:t xml:space="preserve">final bill </w:t>
            </w:r>
            <w:del w:id="185" w:author="Gina Thompson" w:date="2026-02-13T15:37:00Z" w16du:dateUtc="2026-02-13T07:37:00Z">
              <w:r w:rsidRPr="00167548" w:rsidDel="00CC380C">
                <w:rPr>
                  <w:color w:val="000000"/>
                </w:rPr>
                <w:delText xml:space="preserve">which </w:delText>
              </w:r>
            </w:del>
            <w:r w:rsidRPr="00167548">
              <w:rPr>
                <w:color w:val="000000"/>
              </w:rPr>
              <w:t xml:space="preserve">is now overdue. </w:t>
            </w:r>
          </w:p>
          <w:p w14:paraId="3B6C9155" w14:textId="77777777" w:rsidR="00CC380C" w:rsidRDefault="00CC380C" w:rsidP="00B62F18">
            <w:pPr>
              <w:rPr>
                <w:ins w:id="186" w:author="Gina Thompson" w:date="2026-02-13T15:37:00Z" w16du:dateUtc="2026-02-13T07:37:00Z"/>
                <w:color w:val="000000"/>
              </w:rPr>
            </w:pPr>
          </w:p>
          <w:p w14:paraId="15FE173B" w14:textId="3CA2A142" w:rsidR="00396F25" w:rsidRDefault="00B62F18" w:rsidP="00B62F18">
            <w:pPr>
              <w:rPr>
                <w:ins w:id="187" w:author="Gina Thompson" w:date="2026-02-13T14:58:00Z" w16du:dateUtc="2026-02-13T06:58:00Z"/>
                <w:color w:val="000000"/>
              </w:rPr>
            </w:pPr>
            <w:r w:rsidRPr="00167548">
              <w:rPr>
                <w:color w:val="000000"/>
              </w:rPr>
              <w:t>Please pay the total balance due (shown above) immediately</w:t>
            </w:r>
            <w:ins w:id="188" w:author="Gina Thompson" w:date="2026-02-13T15:37:00Z" w16du:dateUtc="2026-02-13T07:37:00Z">
              <w:r w:rsidR="00CC380C">
                <w:rPr>
                  <w:color w:val="000000"/>
                </w:rPr>
                <w:t xml:space="preserve"> </w:t>
              </w:r>
              <w:r w:rsidR="00CC380C" w:rsidRPr="00167548">
                <w:rPr>
                  <w:rFonts w:eastAsia="Times New Roman" w:cs="Arial"/>
                  <w:lang w:eastAsia="en-AU"/>
                </w:rPr>
                <w:t xml:space="preserve">by calling </w:t>
              </w:r>
              <w:r w:rsidR="00CC380C" w:rsidRPr="00167548">
                <w:rPr>
                  <w:rFonts w:eastAsia="Times New Roman" w:cs="Arial"/>
                  <w:highlight w:val="yellow"/>
                  <w:lang w:eastAsia="en-AU"/>
                </w:rPr>
                <w:t>BRAND PHONE NUMBER</w:t>
              </w:r>
              <w:r w:rsidR="00CC380C" w:rsidRPr="00167548">
                <w:rPr>
                  <w:rFonts w:eastAsia="Times New Roman" w:cs="Arial"/>
                  <w:lang w:eastAsia="en-AU"/>
                </w:rPr>
                <w:t xml:space="preserve"> or online at </w:t>
              </w:r>
              <w:r w:rsidR="00CC380C" w:rsidRPr="00167548">
                <w:rPr>
                  <w:rFonts w:eastAsia="Times New Roman" w:cs="Arial"/>
                  <w:highlight w:val="yellow"/>
                  <w:lang w:eastAsia="en-AU"/>
                </w:rPr>
                <w:t>ONEAPP URL</w:t>
              </w:r>
            </w:ins>
            <w:r w:rsidRPr="00167548">
              <w:rPr>
                <w:color w:val="000000"/>
              </w:rPr>
              <w:t xml:space="preserve">. </w:t>
            </w:r>
          </w:p>
          <w:p w14:paraId="5190A08B" w14:textId="77777777" w:rsidR="00396F25" w:rsidRDefault="00396F25" w:rsidP="00B62F18">
            <w:pPr>
              <w:rPr>
                <w:ins w:id="189" w:author="Gina Thompson" w:date="2026-02-13T14:58:00Z" w16du:dateUtc="2026-02-13T06:58:00Z"/>
                <w:color w:val="000000"/>
              </w:rPr>
            </w:pPr>
          </w:p>
          <w:p w14:paraId="13005C21" w14:textId="7E4FAC44" w:rsidR="00B62F18" w:rsidRPr="00167548" w:rsidRDefault="00B62F18" w:rsidP="00B62F18">
            <w:pPr>
              <w:rPr>
                <w:color w:val="000000"/>
              </w:rPr>
            </w:pPr>
            <w:r w:rsidRPr="00167548">
              <w:rPr>
                <w:color w:val="000000"/>
              </w:rPr>
              <w:t xml:space="preserve">If you have settled your account recently, then thank you, and don’t worry about reading on. </w:t>
            </w:r>
          </w:p>
          <w:p w14:paraId="0FDB1105" w14:textId="77777777" w:rsidR="00B62F18" w:rsidRPr="00167548" w:rsidRDefault="00B62F18" w:rsidP="00B62F18">
            <w:pPr>
              <w:rPr>
                <w:color w:val="000000"/>
              </w:rPr>
            </w:pPr>
          </w:p>
          <w:p w14:paraId="622894AD" w14:textId="77777777" w:rsidR="00B62F18" w:rsidRPr="00167548" w:rsidRDefault="00B62F18" w:rsidP="00B62F18">
            <w:pPr>
              <w:rPr>
                <w:b/>
                <w:bCs/>
                <w:color w:val="000000"/>
              </w:rPr>
            </w:pPr>
            <w:r w:rsidRPr="00167548">
              <w:rPr>
                <w:b/>
                <w:bCs/>
                <w:color w:val="000000"/>
              </w:rPr>
              <w:t xml:space="preserve">Failure to pay the total balance due will result in the following:  </w:t>
            </w:r>
          </w:p>
          <w:p w14:paraId="49DCA2F7" w14:textId="77777777" w:rsidR="00B62F18" w:rsidRPr="00167548" w:rsidRDefault="00B62F18" w:rsidP="00B62F18">
            <w:pPr>
              <w:rPr>
                <w:b/>
                <w:bCs/>
                <w:color w:val="000000"/>
              </w:rPr>
            </w:pPr>
          </w:p>
          <w:p w14:paraId="38566CAF" w14:textId="0F84B8FA" w:rsidR="00B62F18" w:rsidRPr="00167548" w:rsidRDefault="00B62F18" w:rsidP="00B62F18">
            <w:pPr>
              <w:pStyle w:val="ListParagraph"/>
              <w:numPr>
                <w:ilvl w:val="0"/>
                <w:numId w:val="9"/>
              </w:numPr>
              <w:rPr>
                <w:color w:val="000000"/>
              </w:rPr>
            </w:pPr>
            <w:r w:rsidRPr="00167548">
              <w:rPr>
                <w:color w:val="000000"/>
              </w:rPr>
              <w:t>Your account may be referred to our debt recovery agents to commence action; and</w:t>
            </w:r>
            <w:r w:rsidRPr="00167548">
              <w:rPr>
                <w:color w:val="000000"/>
              </w:rPr>
              <w:br/>
            </w:r>
          </w:p>
          <w:p w14:paraId="4F7AF2BC" w14:textId="7725ED16" w:rsidR="00B62F18" w:rsidRPr="00167548" w:rsidRDefault="00B62F18" w:rsidP="00B62F18">
            <w:pPr>
              <w:pStyle w:val="ListParagraph"/>
              <w:numPr>
                <w:ilvl w:val="0"/>
                <w:numId w:val="9"/>
              </w:numPr>
              <w:rPr>
                <w:color w:val="000000"/>
              </w:rPr>
            </w:pPr>
            <w:r w:rsidRPr="00167548">
              <w:rPr>
                <w:color w:val="000000"/>
              </w:rPr>
              <w:t>It is our policy to sell any unrecovered debt to a debt purchaser who will continue their own recovery process.</w:t>
            </w:r>
            <w:r w:rsidRPr="00167548">
              <w:rPr>
                <w:color w:val="000000"/>
              </w:rPr>
              <w:br/>
            </w:r>
          </w:p>
          <w:p w14:paraId="428287A4" w14:textId="127A0E07" w:rsidR="00EE445B" w:rsidRPr="00167548" w:rsidRDefault="00EE445B" w:rsidP="00EE445B">
            <w:pPr>
              <w:rPr>
                <w:ins w:id="190" w:author="Gina Thompson" w:date="2026-02-12T14:40:00Z" w16du:dateUtc="2026-02-12T06:40:00Z"/>
                <w:lang w:val="en-GB"/>
              </w:rPr>
            </w:pPr>
            <w:ins w:id="191" w:author="Gina Thompson" w:date="2026-02-12T14:40:00Z" w16du:dateUtc="2026-02-12T06:40:00Z">
              <w:r w:rsidRPr="00167548">
                <w:t>If you are experiencing financial hardship</w:t>
              </w:r>
              <w:r>
                <w:t>,</w:t>
              </w:r>
              <w:r w:rsidRPr="00167548">
                <w:t xml:space="preserve"> </w:t>
              </w:r>
              <w:r>
                <w:t>p</w:t>
              </w:r>
              <w:r w:rsidRPr="00167548">
                <w:t xml:space="preserve">lease call us on </w:t>
              </w:r>
            </w:ins>
            <w:commentRangeStart w:id="192"/>
            <w:ins w:id="193" w:author="Gina Thompson" w:date="2026-02-17T12:29:00Z" w16du:dateUtc="2026-02-17T04:29:00Z">
              <w:r w:rsidR="000C3985">
                <w:rPr>
                  <w:highlight w:val="yellow"/>
                </w:rPr>
                <w:t xml:space="preserve">COLLECTIONS </w:t>
              </w:r>
            </w:ins>
            <w:commentRangeEnd w:id="192"/>
            <w:ins w:id="194" w:author="Gina Thompson" w:date="2026-02-17T12:30:00Z" w16du:dateUtc="2026-02-17T04:30:00Z">
              <w:r w:rsidR="00B2216A">
                <w:rPr>
                  <w:rStyle w:val="CommentReference"/>
                  <w:rFonts w:eastAsiaTheme="minorEastAsia"/>
                  <w:lang w:eastAsia="en-AU"/>
                  <w14:ligatures w14:val="none"/>
                </w:rPr>
                <w:commentReference w:id="192"/>
              </w:r>
            </w:ins>
            <w:ins w:id="195" w:author="Gina Thompson" w:date="2026-02-12T14:40:00Z" w16du:dateUtc="2026-02-12T06:40:00Z">
              <w:r w:rsidRPr="00167548">
                <w:rPr>
                  <w:highlight w:val="yellow"/>
                </w:rPr>
                <w:t xml:space="preserve">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196" w:author="Gina Thompson" w:date="2026-03-05T12:20:00Z" w16du:dateUtc="2026-03-05T04:20:00Z">
              <w:r w:rsidR="00CF5953">
                <w:t>8</w:t>
              </w:r>
            </w:ins>
            <w:ins w:id="197" w:author="Gina Thompson" w:date="2026-02-12T14:40:00Z" w16du:dateUtc="2026-02-12T06:40:00Z">
              <w:r w:rsidRPr="00167548">
                <w:t xml:space="preserve">am to </w:t>
              </w:r>
            </w:ins>
            <w:ins w:id="198" w:author="Gina Thompson" w:date="2026-03-05T12:20:00Z" w16du:dateUtc="2026-03-05T04:20:00Z">
              <w:r w:rsidR="00CF5953">
                <w:t>8</w:t>
              </w:r>
            </w:ins>
            <w:ins w:id="199" w:author="Gina Thompson" w:date="2026-02-12T14:40:00Z" w16du:dateUtc="2026-02-12T06:40: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3B0A11E3" w14:textId="4814014B" w:rsidR="00B62F18" w:rsidRPr="00167548" w:rsidRDefault="00B62F18" w:rsidP="00B62F18">
            <w:pPr>
              <w:rPr>
                <w:lang w:val="en-GB"/>
              </w:rPr>
            </w:pPr>
            <w:del w:id="200" w:author="Gina Thompson" w:date="2026-02-12T14:40:00Z" w16du:dateUtc="2026-02-12T06:40:00Z">
              <w:r w:rsidRPr="00167548" w:rsidDel="00EE445B">
                <w:rPr>
                  <w:color w:val="000000"/>
                </w:rPr>
                <w:delText xml:space="preserve">Please do not ignore this notice. </w:delText>
              </w:r>
              <w:r w:rsidRPr="00167548" w:rsidDel="00EE445B">
                <w:delText xml:space="preserve">If you are experiencing financial hardship we may be able to assist you. Please call us on </w:delText>
              </w:r>
              <w:r w:rsidR="00870DB7" w:rsidDel="00EE445B">
                <w:rPr>
                  <w:highlight w:val="yellow"/>
                </w:rPr>
                <w:delText>FHP</w:delText>
              </w:r>
              <w:r w:rsidR="00870DB7" w:rsidRPr="00167548" w:rsidDel="00EE445B">
                <w:rPr>
                  <w:highlight w:val="yellow"/>
                </w:rPr>
                <w:delText xml:space="preserve"> </w:delText>
              </w:r>
              <w:r w:rsidRPr="00167548" w:rsidDel="00EE445B">
                <w:rPr>
                  <w:highlight w:val="yellow"/>
                </w:rPr>
                <w:delText>PHONE NUMBER</w:delText>
              </w:r>
              <w:r w:rsidRPr="00167548" w:rsidDel="00EE445B">
                <w:rPr>
                  <w:color w:val="FF0000"/>
                </w:rPr>
                <w:delText xml:space="preserve"> </w:delText>
              </w:r>
              <w:r w:rsidRPr="00167548" w:rsidDel="00EE445B">
                <w:delText>to discuss your situation. You can call us from 8am to 8pm AEST, Monday to Friday.  To review our Financial Hardship Policy, visit</w:delText>
              </w:r>
              <w:r w:rsidRPr="00167548" w:rsidDel="00EE445B">
                <w:rPr>
                  <w:lang w:val="en-GB"/>
                </w:rPr>
                <w:delText xml:space="preserve"> </w:delText>
              </w:r>
              <w:r w:rsidRPr="00167548" w:rsidDel="00EE445B">
                <w:rPr>
                  <w:highlight w:val="yellow"/>
                  <w:lang w:val="en-GB"/>
                </w:rPr>
                <w:delText>FHP URL</w:delText>
              </w:r>
              <w:r w:rsidRPr="00167548" w:rsidDel="00EE445B">
                <w:rPr>
                  <w:lang w:val="en-GB"/>
                </w:rPr>
                <w:delText>.</w:delText>
              </w:r>
            </w:del>
          </w:p>
          <w:p w14:paraId="5AA1D332" w14:textId="77777777" w:rsidR="00B62F18" w:rsidRPr="00167548" w:rsidRDefault="00B62F18" w:rsidP="00B62F18"/>
          <w:p w14:paraId="0D300873" w14:textId="77777777" w:rsidR="00B62F18" w:rsidRPr="00167548" w:rsidRDefault="00B62F18" w:rsidP="00B62F18">
            <w:r w:rsidRPr="00167548">
              <w:t>Regards,</w:t>
            </w:r>
          </w:p>
          <w:p w14:paraId="06C0CABE" w14:textId="77777777" w:rsidR="00B62F18" w:rsidRPr="00167548" w:rsidRDefault="00B62F18" w:rsidP="00B62F18"/>
          <w:p w14:paraId="5385539B" w14:textId="059A0C34" w:rsidR="00B62F18" w:rsidRPr="00167548" w:rsidRDefault="008D2EFE" w:rsidP="00B62F18">
            <w:pPr>
              <w:rPr>
                <w:b/>
                <w:bCs/>
              </w:rPr>
            </w:pPr>
            <w:ins w:id="201" w:author="Gina Thompson" w:date="2026-02-12T15:12:00Z" w16du:dateUtc="2026-02-12T07:12:00Z">
              <w:r w:rsidRPr="008D2EFE">
                <w:rPr>
                  <w:b/>
                  <w:bCs/>
                </w:rPr>
                <w:t xml:space="preserve">The </w:t>
              </w:r>
            </w:ins>
            <w:r w:rsidR="00B62F18" w:rsidRPr="00167548">
              <w:rPr>
                <w:b/>
                <w:bCs/>
                <w:highlight w:val="yellow"/>
              </w:rPr>
              <w:t>BRAND</w:t>
            </w:r>
            <w:r w:rsidR="00B62F18" w:rsidRPr="00167548">
              <w:rPr>
                <w:b/>
                <w:bCs/>
              </w:rPr>
              <w:t xml:space="preserve"> Collections Team</w:t>
            </w:r>
          </w:p>
          <w:p w14:paraId="1E1B20CA" w14:textId="77777777" w:rsidR="00B62F18" w:rsidRDefault="00B62F18" w:rsidP="0066265F"/>
          <w:p w14:paraId="11C5A00E" w14:textId="77777777" w:rsidR="00B107CF" w:rsidRPr="00167548" w:rsidRDefault="00B107CF" w:rsidP="00B107CF">
            <w:pPr>
              <w:rPr>
                <w:highlight w:val="cyan"/>
              </w:rPr>
            </w:pPr>
            <w:r w:rsidRPr="00167548">
              <w:rPr>
                <w:highlight w:val="cyan"/>
              </w:rPr>
              <w:t>HOW TO PAY COMPONENT</w:t>
            </w:r>
          </w:p>
          <w:p w14:paraId="6599F52D" w14:textId="77777777" w:rsidR="00B107CF" w:rsidRPr="00167548" w:rsidRDefault="00B107CF" w:rsidP="00B107CF">
            <w:pPr>
              <w:rPr>
                <w:highlight w:val="cyan"/>
              </w:rPr>
            </w:pPr>
          </w:p>
          <w:p w14:paraId="18672B5E" w14:textId="3E1FFF0E" w:rsidR="00B107CF" w:rsidRPr="00167548" w:rsidRDefault="00B107CF" w:rsidP="00B107CF">
            <w:r w:rsidRPr="00167548">
              <w:rPr>
                <w:highlight w:val="cyan"/>
              </w:rPr>
              <w:t>PAYMENT SLIP COMPONENT</w:t>
            </w:r>
          </w:p>
          <w:p w14:paraId="2B9833D3" w14:textId="77777777" w:rsidR="00B107CF" w:rsidRDefault="00B107CF" w:rsidP="0066265F"/>
          <w:p w14:paraId="11D4EB5D" w14:textId="77777777" w:rsidR="00475709" w:rsidRPr="00167548" w:rsidRDefault="00475709" w:rsidP="00475709">
            <w:r>
              <w:rPr>
                <w:highlight w:val="cyan"/>
              </w:rPr>
              <w:t>SECURITY FOOTER</w:t>
            </w:r>
            <w:r w:rsidRPr="00167548">
              <w:rPr>
                <w:highlight w:val="cyan"/>
              </w:rPr>
              <w:t xml:space="preserve"> COMPONENT</w:t>
            </w:r>
          </w:p>
          <w:p w14:paraId="1285E1F1" w14:textId="36C72B4D" w:rsidR="00AA48BC" w:rsidRPr="00167548" w:rsidRDefault="00AA48BC" w:rsidP="00AA48BC"/>
        </w:tc>
      </w:tr>
      <w:tr w:rsidR="00037357" w:rsidRPr="00167548" w14:paraId="392A3635" w14:textId="77777777" w:rsidTr="006F0E93">
        <w:tc>
          <w:tcPr>
            <w:tcW w:w="2828" w:type="dxa"/>
          </w:tcPr>
          <w:p w14:paraId="4E98A91D" w14:textId="77777777" w:rsidR="00037357" w:rsidRPr="00037357" w:rsidRDefault="00037357" w:rsidP="00037357">
            <w:pPr>
              <w:rPr>
                <w:b/>
                <w:bCs/>
              </w:rPr>
            </w:pPr>
            <w:r w:rsidRPr="00037357">
              <w:rPr>
                <w:b/>
                <w:bCs/>
              </w:rPr>
              <w:lastRenderedPageBreak/>
              <w:t>Demand Notice 4 - Post-Disconnection (Credit checked with default warning)</w:t>
            </w:r>
          </w:p>
          <w:p w14:paraId="519CA6A9" w14:textId="77777777" w:rsidR="00037357" w:rsidRDefault="00037357" w:rsidP="00037357"/>
          <w:p w14:paraId="01B2752B" w14:textId="192E3F07" w:rsidR="00037357" w:rsidRDefault="00037357" w:rsidP="00037357">
            <w:r w:rsidRPr="00167548">
              <w:t xml:space="preserve">Sent </w:t>
            </w:r>
            <w:r>
              <w:t>within 1 business day when the final invoice is overdue for an amount &gt;$</w:t>
            </w:r>
            <w:ins w:id="202" w:author="Gina Thompson" w:date="2026-03-05T12:19:00Z" w16du:dateUtc="2026-03-05T04:19:00Z">
              <w:r w:rsidR="00F30C02">
                <w:t>30</w:t>
              </w:r>
            </w:ins>
            <w:del w:id="203" w:author="Gina Thompson" w:date="2026-03-05T12:19:00Z" w16du:dateUtc="2026-03-05T04:19:00Z">
              <w:r w:rsidDel="00F30C02">
                <w:delText>15</w:delText>
              </w:r>
            </w:del>
            <w:r>
              <w:t xml:space="preserve">0. </w:t>
            </w:r>
          </w:p>
          <w:p w14:paraId="3645A8F2" w14:textId="77777777" w:rsidR="00037357" w:rsidRDefault="00037357" w:rsidP="00037357"/>
          <w:p w14:paraId="296F19D8" w14:textId="77777777" w:rsidR="00037357" w:rsidRPr="00167548" w:rsidRDefault="00037357" w:rsidP="00037357">
            <w:r>
              <w:t>Only sent to credit-checked customers.</w:t>
            </w:r>
          </w:p>
          <w:p w14:paraId="263F3A5A" w14:textId="77777777" w:rsidR="00037357" w:rsidRPr="00167548" w:rsidRDefault="00037357" w:rsidP="00037357"/>
          <w:p w14:paraId="7D93040A" w14:textId="62AE6217" w:rsidR="00037357" w:rsidRPr="00657017" w:rsidRDefault="00037357" w:rsidP="00037357">
            <w:r w:rsidRPr="00167548">
              <w:t xml:space="preserve">There are 2 templates for this function with identical content – the PDR3 version is sent on a different route following a </w:t>
            </w:r>
            <w:r w:rsidRPr="00167548">
              <w:lastRenderedPageBreak/>
              <w:t>broken payment arrangement or a delay.</w:t>
            </w:r>
          </w:p>
        </w:tc>
        <w:tc>
          <w:tcPr>
            <w:tcW w:w="2206" w:type="dxa"/>
          </w:tcPr>
          <w:p w14:paraId="0C0EF38A" w14:textId="56F5EC90" w:rsidR="00037357" w:rsidRPr="00167548" w:rsidRDefault="00037357" w:rsidP="00037357">
            <w:r w:rsidRPr="00167548">
              <w:lastRenderedPageBreak/>
              <w:t>TPG_</w:t>
            </w:r>
            <w:r w:rsidRPr="00167548">
              <w:rPr>
                <w:rFonts w:eastAsia="Times New Roman" w:cs="Times New Roman"/>
                <w:color w:val="000000"/>
                <w:kern w:val="0"/>
                <w:lang w:eastAsia="en-AU"/>
                <w14:ligatures w14:val="none"/>
              </w:rPr>
              <w:t>CDWN1</w:t>
            </w:r>
            <w:r w:rsidRPr="00167548">
              <w:rPr>
                <w:rFonts w:eastAsia="Times New Roman" w:cs="Times New Roman"/>
                <w:color w:val="000000"/>
                <w:kern w:val="0"/>
                <w:lang w:eastAsia="en-AU"/>
                <w14:ligatures w14:val="none"/>
              </w:rPr>
              <w:br/>
              <w:t>TPG_PDR3</w:t>
            </w:r>
            <w:r w:rsidRPr="00167548">
              <w:rPr>
                <w:rFonts w:eastAsia="Times New Roman" w:cs="Times New Roman"/>
                <w:color w:val="000000"/>
                <w:kern w:val="0"/>
                <w:lang w:eastAsia="en-AU"/>
                <w14:ligatures w14:val="none"/>
              </w:rPr>
              <w:br/>
            </w:r>
            <w:r w:rsidRPr="00167548">
              <w:rPr>
                <w:rFonts w:eastAsia="Times New Roman" w:cs="Times New Roman"/>
                <w:color w:val="000000"/>
                <w:kern w:val="0"/>
                <w:lang w:eastAsia="en-AU"/>
                <w14:ligatures w14:val="none"/>
              </w:rPr>
              <w:br/>
              <w:t>IINET_CDWN1</w:t>
            </w:r>
            <w:r w:rsidRPr="00167548">
              <w:rPr>
                <w:rFonts w:eastAsia="Times New Roman" w:cs="Times New Roman"/>
                <w:color w:val="000000"/>
                <w:kern w:val="0"/>
                <w:lang w:eastAsia="en-AU"/>
                <w14:ligatures w14:val="none"/>
              </w:rPr>
              <w:br/>
            </w:r>
            <w:r w:rsidRPr="00167548">
              <w:t>IINET</w:t>
            </w:r>
            <w:r w:rsidRPr="00167548">
              <w:rPr>
                <w:rFonts w:eastAsia="Times New Roman" w:cs="Times New Roman"/>
                <w:color w:val="000000"/>
                <w:kern w:val="0"/>
                <w:lang w:eastAsia="en-AU"/>
                <w14:ligatures w14:val="none"/>
              </w:rPr>
              <w:t>_PDR3</w:t>
            </w:r>
          </w:p>
        </w:tc>
        <w:tc>
          <w:tcPr>
            <w:tcW w:w="8914" w:type="dxa"/>
          </w:tcPr>
          <w:p w14:paraId="338132D8" w14:textId="77777777" w:rsidR="00037357" w:rsidRPr="00167548" w:rsidRDefault="00037357" w:rsidP="00037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7E885CD6" w14:textId="77777777" w:rsidR="00037357" w:rsidRPr="00167548" w:rsidRDefault="00037357" w:rsidP="00037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505E6BD0" w14:textId="77777777" w:rsidR="00037357" w:rsidRPr="00167548" w:rsidRDefault="00037357" w:rsidP="00037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204" w:author="Gina Thompson" w:date="2026-02-12T11:31:00Z" w16du:dateUtc="2026-02-12T03:31:00Z">
              <w:r w:rsidRPr="00167548" w:rsidDel="003A1B7B">
                <w:rPr>
                  <w:color w:val="000000"/>
                  <w:lang w:val="en-US"/>
                </w:rPr>
                <w:delText>Important information about your account</w:delText>
              </w:r>
            </w:del>
            <w:ins w:id="205" w:author="Gina Thompson" w:date="2026-02-12T11:31:00Z" w16du:dateUtc="2026-02-12T03:31:00Z">
              <w:r>
                <w:rPr>
                  <w:color w:val="000000"/>
                  <w:lang w:val="en-US"/>
                </w:rPr>
                <w:t>Credit Default War</w:t>
              </w:r>
            </w:ins>
            <w:ins w:id="206" w:author="Gina Thompson" w:date="2026-02-12T11:43:00Z" w16du:dateUtc="2026-02-12T03:43:00Z">
              <w:r>
                <w:rPr>
                  <w:color w:val="000000"/>
                  <w:lang w:val="en-US"/>
                </w:rPr>
                <w:t>ning Notice</w:t>
              </w:r>
            </w:ins>
          </w:p>
          <w:p w14:paraId="515ADDF5" w14:textId="77777777" w:rsidR="00037357" w:rsidRPr="00167548" w:rsidRDefault="00037357" w:rsidP="00037357"/>
          <w:p w14:paraId="2601E037" w14:textId="77777777" w:rsidR="00037357" w:rsidRPr="00167548" w:rsidRDefault="00037357" w:rsidP="00037357">
            <w:pPr>
              <w:rPr>
                <w:b/>
                <w:bCs/>
              </w:rPr>
            </w:pPr>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r w:rsidRPr="00167548">
              <w:rPr>
                <w:b/>
                <w:bCs/>
                <w:color w:val="0070C0"/>
              </w:rPr>
              <w:br/>
            </w:r>
          </w:p>
          <w:p w14:paraId="31035A26" w14:textId="77777777" w:rsidR="00037357" w:rsidRPr="00167548" w:rsidRDefault="00037357" w:rsidP="00037357">
            <w:r w:rsidRPr="00167548">
              <w:rPr>
                <w:b/>
                <w:bCs/>
              </w:rPr>
              <w:t xml:space="preserve">Total Balance Due: </w:t>
            </w:r>
            <w:r w:rsidRPr="00BC1D76">
              <w:t>$</w:t>
            </w:r>
            <w:r>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68A6382C" w14:textId="77777777" w:rsidR="00037357" w:rsidRPr="00167548" w:rsidRDefault="00037357" w:rsidP="00037357">
            <w:pPr>
              <w:rPr>
                <w:b/>
                <w:bCs/>
              </w:rPr>
            </w:pPr>
          </w:p>
          <w:p w14:paraId="4BC5DE0E" w14:textId="77777777" w:rsidR="00037357" w:rsidRPr="000D2AE2" w:rsidRDefault="00037357" w:rsidP="00037357">
            <w:pPr>
              <w:pStyle w:val="Heading3"/>
              <w:rPr>
                <w:b/>
                <w:bCs/>
                <w:color w:val="auto"/>
              </w:rPr>
            </w:pPr>
            <w:r w:rsidRPr="000D2AE2">
              <w:rPr>
                <w:b/>
                <w:bCs/>
                <w:color w:val="auto"/>
              </w:rPr>
              <w:t>Important Notice</w:t>
            </w:r>
            <w:ins w:id="207" w:author="Gina Thompson" w:date="2026-02-12T11:31:00Z" w16du:dateUtc="2026-02-12T03:31:00Z">
              <w:r w:rsidRPr="000D2AE2">
                <w:rPr>
                  <w:b/>
                  <w:bCs/>
                  <w:color w:val="auto"/>
                </w:rPr>
                <w:t xml:space="preserve"> – Please read</w:t>
              </w:r>
            </w:ins>
            <w:ins w:id="208" w:author="Gina Thompson" w:date="2026-02-12T11:43:00Z" w16du:dateUtc="2026-02-12T03:43:00Z">
              <w:r w:rsidRPr="000D2AE2">
                <w:rPr>
                  <w:b/>
                  <w:bCs/>
                  <w:color w:val="auto"/>
                </w:rPr>
                <w:t xml:space="preserve">: </w:t>
              </w:r>
            </w:ins>
            <w:r w:rsidRPr="000D2AE2">
              <w:rPr>
                <w:b/>
                <w:bCs/>
                <w:color w:val="auto"/>
              </w:rPr>
              <w:t>Credit Default Warning Notice</w:t>
            </w:r>
          </w:p>
          <w:p w14:paraId="00E49269" w14:textId="77777777" w:rsidR="00037357" w:rsidRPr="00167548" w:rsidRDefault="00037357" w:rsidP="00037357">
            <w:pPr>
              <w:rPr>
                <w:b/>
                <w:bCs/>
              </w:rPr>
            </w:pPr>
          </w:p>
          <w:p w14:paraId="5BD17905" w14:textId="77777777" w:rsidR="00037357" w:rsidRPr="00167548" w:rsidRDefault="00037357" w:rsidP="00037357">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t>,</w:t>
            </w:r>
          </w:p>
          <w:p w14:paraId="0E1C9B79" w14:textId="77777777" w:rsidR="00037357" w:rsidRPr="00167548" w:rsidRDefault="00037357" w:rsidP="00037357"/>
          <w:p w14:paraId="7A852A0D" w14:textId="77777777" w:rsidR="00037357" w:rsidRDefault="00037357" w:rsidP="00037357">
            <w:pPr>
              <w:rPr>
                <w:ins w:id="209" w:author="Gina Thompson" w:date="2026-02-13T15:03:00Z" w16du:dateUtc="2026-02-13T07:03:00Z"/>
              </w:rPr>
            </w:pPr>
            <w:r w:rsidRPr="00167548">
              <w:t>Your service</w:t>
            </w:r>
            <w:ins w:id="210" w:author="Gina Thompson" w:date="2026-02-13T15:04:00Z" w16du:dateUtc="2026-02-13T07:04:00Z">
              <w:r>
                <w:t>(</w:t>
              </w:r>
            </w:ins>
            <w:del w:id="211" w:author="Gina Thompson" w:date="2026-02-13T15:04:00Z" w16du:dateUtc="2026-02-13T07:04:00Z">
              <w:r w:rsidRPr="00167548" w:rsidDel="00A50939">
                <w:delText xml:space="preserve"> </w:delText>
              </w:r>
            </w:del>
            <w:del w:id="212" w:author="Gina Thompson" w:date="2026-02-13T15:03:00Z" w16du:dateUtc="2026-02-13T07:03:00Z">
              <w:r w:rsidRPr="00167548" w:rsidDel="00A50939">
                <w:delText>i</w:delText>
              </w:r>
            </w:del>
            <w:r w:rsidRPr="00167548">
              <w:t>s</w:t>
            </w:r>
            <w:ins w:id="213" w:author="Gina Thompson" w:date="2026-02-13T15:04:00Z" w16du:dateUtc="2026-02-13T07:04:00Z">
              <w:r>
                <w:t>) are</w:t>
              </w:r>
            </w:ins>
            <w:r w:rsidRPr="00167548">
              <w:t xml:space="preserve"> now disconnected</w:t>
            </w:r>
            <w:del w:id="214" w:author="Gina Thompson" w:date="2026-02-13T15:02:00Z" w16du:dateUtc="2026-02-13T07:02:00Z">
              <w:r w:rsidRPr="00167548" w:rsidDel="004B3264">
                <w:delText>. You have been issued with a</w:delText>
              </w:r>
            </w:del>
            <w:ins w:id="215" w:author="Gina Thompson" w:date="2026-02-13T15:02:00Z" w16du:dateUtc="2026-02-13T07:02:00Z">
              <w:r>
                <w:t xml:space="preserve"> and your</w:t>
              </w:r>
            </w:ins>
            <w:r w:rsidRPr="00167548">
              <w:t xml:space="preserve"> final bill </w:t>
            </w:r>
            <w:del w:id="216" w:author="Gina Thompson" w:date="2026-02-13T15:03:00Z" w16du:dateUtc="2026-02-13T07:03:00Z">
              <w:r w:rsidRPr="00167548" w:rsidDel="004B3264">
                <w:delText xml:space="preserve">which </w:delText>
              </w:r>
            </w:del>
            <w:r w:rsidRPr="00167548">
              <w:t xml:space="preserve">is </w:t>
            </w:r>
            <w:del w:id="217" w:author="Gina Thompson" w:date="2026-02-13T15:03:00Z" w16du:dateUtc="2026-02-13T07:03:00Z">
              <w:r w:rsidRPr="00167548" w:rsidDel="004B3264">
                <w:delText xml:space="preserve">now </w:delText>
              </w:r>
            </w:del>
            <w:r w:rsidRPr="00167548">
              <w:t xml:space="preserve">overdue. </w:t>
            </w:r>
          </w:p>
          <w:p w14:paraId="61AB1E4B" w14:textId="77777777" w:rsidR="00037357" w:rsidRDefault="00037357" w:rsidP="00037357">
            <w:pPr>
              <w:rPr>
                <w:ins w:id="218" w:author="Gina Thompson" w:date="2026-02-13T15:03:00Z" w16du:dateUtc="2026-02-13T07:03:00Z"/>
              </w:rPr>
            </w:pPr>
          </w:p>
          <w:p w14:paraId="7CB620E6" w14:textId="77777777" w:rsidR="00037357" w:rsidRPr="00167548" w:rsidRDefault="00037357" w:rsidP="00037357">
            <w:r w:rsidRPr="00167548">
              <w:t>If you’d like us to reconnect your service, please pay the total balance due (shown above) immediately</w:t>
            </w:r>
            <w:ins w:id="219" w:author="Gina Thompson" w:date="2026-02-13T15:03:00Z" w16du:dateUtc="2026-02-13T07:03:00Z">
              <w:r>
                <w:t xml:space="preserve"> using any of the payment methods on this notice</w:t>
              </w:r>
            </w:ins>
            <w:r w:rsidRPr="00167548">
              <w:t xml:space="preserve">. </w:t>
            </w:r>
            <w:r w:rsidRPr="00167548">
              <w:br/>
              <w:t xml:space="preserve"> </w:t>
            </w:r>
          </w:p>
          <w:p w14:paraId="721908D8" w14:textId="77777777" w:rsidR="00037357" w:rsidRPr="00167548" w:rsidRDefault="00037357" w:rsidP="00037357">
            <w:r w:rsidRPr="00167548">
              <w:lastRenderedPageBreak/>
              <w:t xml:space="preserve">If you have settled your account recently, then thank you, and don’t worry about reading on. </w:t>
            </w:r>
          </w:p>
          <w:p w14:paraId="457538E2" w14:textId="77777777" w:rsidR="00037357" w:rsidRPr="00167548" w:rsidRDefault="00037357" w:rsidP="00037357"/>
          <w:p w14:paraId="3D141E07" w14:textId="77777777" w:rsidR="00037357" w:rsidRPr="00167548" w:rsidRDefault="00037357" w:rsidP="00037357">
            <w:pPr>
              <w:rPr>
                <w:b/>
                <w:bCs/>
              </w:rPr>
            </w:pPr>
            <w:r w:rsidRPr="00167548">
              <w:rPr>
                <w:b/>
                <w:bCs/>
              </w:rPr>
              <w:t xml:space="preserve">Failure to pay the total balance due will result in the following:  </w:t>
            </w:r>
          </w:p>
          <w:p w14:paraId="47D0C9E9" w14:textId="77777777" w:rsidR="00037357" w:rsidRPr="00167548" w:rsidRDefault="00037357" w:rsidP="00037357">
            <w:pPr>
              <w:rPr>
                <w:b/>
                <w:bCs/>
              </w:rPr>
            </w:pPr>
          </w:p>
          <w:p w14:paraId="2FDEC18B" w14:textId="77777777" w:rsidR="00037357" w:rsidRPr="00167548" w:rsidRDefault="00037357" w:rsidP="00037357">
            <w:pPr>
              <w:pStyle w:val="ListParagraph"/>
              <w:numPr>
                <w:ilvl w:val="0"/>
                <w:numId w:val="5"/>
              </w:numPr>
            </w:pPr>
            <w:r w:rsidRPr="00167548">
              <w:t>Your account may be referred to our debt recovery agents to commence action; and</w:t>
            </w:r>
            <w:r w:rsidRPr="00167548">
              <w:br/>
            </w:r>
          </w:p>
          <w:p w14:paraId="0FB3B96E" w14:textId="4E728342" w:rsidR="00037357" w:rsidRPr="00167548" w:rsidRDefault="00037357" w:rsidP="00037357">
            <w:pPr>
              <w:pStyle w:val="ListParagraph"/>
              <w:numPr>
                <w:ilvl w:val="0"/>
                <w:numId w:val="5"/>
              </w:numPr>
            </w:pPr>
            <w:ins w:id="220" w:author="Gina Thompson" w:date="2026-02-13T14:55:00Z" w16du:dateUtc="2026-02-13T06:55:00Z">
              <w:r>
                <w:t>If the total balance due remains unpaid for 60 days,</w:t>
              </w:r>
              <w:r w:rsidRPr="00167548">
                <w:t xml:space="preserve"> </w:t>
              </w:r>
            </w:ins>
            <w:del w:id="221" w:author="Gina Thompson" w:date="2026-02-13T14:55:00Z" w16du:dateUtc="2026-02-13T06:55:00Z">
              <w:r w:rsidRPr="00167548" w:rsidDel="00EC7676">
                <w:delText>I</w:delText>
              </w:r>
            </w:del>
            <w:del w:id="222" w:author="Gina Thompson" w:date="2026-02-13T15:04:00Z" w16du:dateUtc="2026-02-13T07:04:00Z">
              <w:r w:rsidRPr="00167548" w:rsidDel="009B59C9">
                <w:delText xml:space="preserve">t is our policy to list </w:delText>
              </w:r>
            </w:del>
            <w:del w:id="223" w:author="Gina Thompson" w:date="2026-02-13T14:55:00Z" w16du:dateUtc="2026-02-13T06:55:00Z">
              <w:r w:rsidRPr="00167548" w:rsidDel="00390CA2">
                <w:delText xml:space="preserve">credit </w:delText>
              </w:r>
            </w:del>
            <w:del w:id="224" w:author="Gina Thompson" w:date="2026-02-13T15:04:00Z" w16du:dateUtc="2026-02-13T07:04:00Z">
              <w:r w:rsidRPr="00167548" w:rsidDel="009B59C9">
                <w:delText>default</w:delText>
              </w:r>
            </w:del>
            <w:del w:id="225" w:author="Gina Thompson" w:date="2026-02-13T14:56:00Z" w16du:dateUtc="2026-02-13T06:56:00Z">
              <w:r w:rsidRPr="00167548" w:rsidDel="00B56455">
                <w:delText>s</w:delText>
              </w:r>
            </w:del>
            <w:del w:id="226" w:author="Gina Thompson" w:date="2026-02-13T15:04:00Z" w16du:dateUtc="2026-02-13T07:04:00Z">
              <w:r w:rsidRPr="00167548" w:rsidDel="009B59C9">
                <w:delText xml:space="preserve"> </w:delText>
              </w:r>
            </w:del>
            <w:del w:id="227" w:author="Gina Thompson" w:date="2026-02-13T14:55:00Z" w16du:dateUtc="2026-02-13T06:55:00Z">
              <w:r w:rsidRPr="00167548" w:rsidDel="00EC7676">
                <w:delText xml:space="preserve">60 days past the due date of your final bill. A </w:delText>
              </w:r>
            </w:del>
            <w:ins w:id="228" w:author="Gina Thompson" w:date="2026-02-13T15:05:00Z" w16du:dateUtc="2026-02-13T07:05:00Z">
              <w:r>
                <w:t xml:space="preserve">the </w:t>
              </w:r>
            </w:ins>
            <w:r w:rsidRPr="00167548">
              <w:t xml:space="preserve">payment default may be listed with Equifax and </w:t>
            </w:r>
            <w:ins w:id="229" w:author="Gina Thompson" w:date="2026-03-05T14:06:00Z" w16du:dateUtc="2026-03-05T06:06:00Z">
              <w:r w:rsidR="009B04E1">
                <w:t>Experian</w:t>
              </w:r>
            </w:ins>
            <w:del w:id="230" w:author="Gina Thompson" w:date="2026-03-05T14:06:00Z" w16du:dateUtc="2026-03-05T06:06:00Z">
              <w:r w:rsidRPr="009B04E1" w:rsidDel="009B04E1">
                <w:delText>illion</w:delText>
              </w:r>
            </w:del>
            <w:r w:rsidRPr="00167548">
              <w:t xml:space="preserve">. A </w:t>
            </w:r>
            <w:ins w:id="231" w:author="Gina Thompson" w:date="2026-02-12T16:04:00Z" w16du:dateUtc="2026-02-12T08:04:00Z">
              <w:r>
                <w:t xml:space="preserve">payment </w:t>
              </w:r>
            </w:ins>
            <w:r w:rsidRPr="00167548">
              <w:t>default listing on your credit file can remain there for up to 5 years and may affect your ability to obtain future finance or credit; and</w:t>
            </w:r>
            <w:r w:rsidRPr="00167548">
              <w:br/>
            </w:r>
          </w:p>
          <w:p w14:paraId="7CDD72D2" w14:textId="77777777" w:rsidR="00037357" w:rsidRPr="00167548" w:rsidRDefault="00037357" w:rsidP="00037357">
            <w:pPr>
              <w:pStyle w:val="ListParagraph"/>
              <w:numPr>
                <w:ilvl w:val="0"/>
                <w:numId w:val="5"/>
              </w:numPr>
            </w:pPr>
            <w:r w:rsidRPr="00167548">
              <w:t xml:space="preserve">It is </w:t>
            </w:r>
            <w:ins w:id="232" w:author="Gina Thompson" w:date="2026-02-13T14:56:00Z" w16du:dateUtc="2026-02-13T06:56:00Z">
              <w:r>
                <w:t xml:space="preserve">also </w:t>
              </w:r>
            </w:ins>
            <w:r w:rsidRPr="00167548">
              <w:t>our policy to sell any unrecovered debt to a debt purchaser who will continue their own recovery process.</w:t>
            </w:r>
            <w:r w:rsidRPr="00167548">
              <w:br/>
            </w:r>
          </w:p>
          <w:p w14:paraId="568AD587" w14:textId="15077C23" w:rsidR="00037357" w:rsidRPr="00167548" w:rsidRDefault="00037357" w:rsidP="00037357">
            <w:pPr>
              <w:rPr>
                <w:ins w:id="233" w:author="Gina Thompson" w:date="2026-02-12T14:40:00Z" w16du:dateUtc="2026-02-12T06:40:00Z"/>
                <w:lang w:val="en-GB"/>
              </w:rPr>
            </w:pPr>
            <w:ins w:id="234" w:author="Gina Thompson" w:date="2026-02-12T14:40:00Z" w16du:dateUtc="2026-02-12T06:40:00Z">
              <w:r w:rsidRPr="00167548">
                <w:t>If you are experiencing financial hardship</w:t>
              </w:r>
              <w:r>
                <w:t>,</w:t>
              </w:r>
              <w:r w:rsidRPr="00167548">
                <w:t xml:space="preserve"> </w:t>
              </w:r>
              <w:r>
                <w:t>p</w:t>
              </w:r>
              <w:r w:rsidRPr="00167548">
                <w:t xml:space="preserve">lease call us on </w:t>
              </w:r>
            </w:ins>
            <w:ins w:id="235" w:author="Gina Thompson" w:date="2026-02-17T12:31:00Z" w16du:dateUtc="2026-02-17T04:31:00Z">
              <w:r w:rsidR="00B2216A">
                <w:rPr>
                  <w:highlight w:val="yellow"/>
                </w:rPr>
                <w:t>COLLECTIONS</w:t>
              </w:r>
            </w:ins>
            <w:ins w:id="236" w:author="Gina Thompson" w:date="2026-02-12T14:40:00Z" w16du:dateUtc="2026-02-12T06:40:00Z">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237" w:author="Gina Thompson" w:date="2026-03-05T13:57:00Z" w16du:dateUtc="2026-03-05T05:57:00Z">
              <w:r w:rsidR="00B739B0">
                <w:t>8</w:t>
              </w:r>
            </w:ins>
            <w:ins w:id="238" w:author="Gina Thompson" w:date="2026-02-12T14:40:00Z" w16du:dateUtc="2026-02-12T06:40:00Z">
              <w:r w:rsidRPr="00167548">
                <w:t xml:space="preserve">am to </w:t>
              </w:r>
            </w:ins>
            <w:ins w:id="239" w:author="Gina Thompson" w:date="2026-03-05T13:57:00Z" w16du:dateUtc="2026-03-05T05:57:00Z">
              <w:r w:rsidR="00B739B0">
                <w:t>8</w:t>
              </w:r>
            </w:ins>
            <w:ins w:id="240" w:author="Gina Thompson" w:date="2026-02-12T14:40:00Z" w16du:dateUtc="2026-02-12T06:40: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272E83F8" w14:textId="77777777" w:rsidR="00037357" w:rsidRPr="00167548" w:rsidDel="00EE445B" w:rsidRDefault="00037357" w:rsidP="00037357">
            <w:pPr>
              <w:rPr>
                <w:del w:id="241" w:author="Gina Thompson" w:date="2026-02-12T14:40:00Z" w16du:dateUtc="2026-02-12T06:40:00Z"/>
                <w:lang w:val="en-GB"/>
              </w:rPr>
            </w:pPr>
            <w:del w:id="242" w:author="Gina Thompson" w:date="2026-02-12T14:40:00Z" w16du:dateUtc="2026-02-12T06:40:00Z">
              <w:r w:rsidRPr="00167548" w:rsidDel="00EE445B">
                <w:delText>Please do not ignore this notice.</w:delText>
              </w:r>
              <w:r w:rsidRPr="00167548" w:rsidDel="00EE445B">
                <w:rPr>
                  <w:b/>
                  <w:bCs/>
                </w:rPr>
                <w:delText xml:space="preserve"> </w:delText>
              </w:r>
              <w:r w:rsidRPr="00167548" w:rsidDel="00EE445B">
                <w:delText xml:space="preserve">If you are experiencing financial hardship we may be able to assist you. Please call us on </w:delText>
              </w:r>
              <w:r w:rsidDel="00EE445B">
                <w:rPr>
                  <w:highlight w:val="yellow"/>
                </w:rPr>
                <w:delText>FHP</w:delText>
              </w:r>
              <w:r w:rsidRPr="00167548" w:rsidDel="00EE445B">
                <w:rPr>
                  <w:highlight w:val="yellow"/>
                </w:rPr>
                <w:delText xml:space="preserve"> PHONE NUMBER</w:delText>
              </w:r>
              <w:r w:rsidRPr="00167548" w:rsidDel="00EE445B">
                <w:rPr>
                  <w:color w:val="FF0000"/>
                </w:rPr>
                <w:delText xml:space="preserve"> </w:delText>
              </w:r>
              <w:r w:rsidRPr="00167548" w:rsidDel="00EE445B">
                <w:delText>to discuss your situation. You can call us from 8am to 8pm AEST, Monday to Friday. To review our Financial Hardship Policy, visit</w:delText>
              </w:r>
              <w:r w:rsidRPr="00167548" w:rsidDel="00EE445B">
                <w:rPr>
                  <w:lang w:val="en-GB"/>
                </w:rPr>
                <w:delText xml:space="preserve"> </w:delText>
              </w:r>
              <w:r w:rsidRPr="00167548" w:rsidDel="00EE445B">
                <w:rPr>
                  <w:highlight w:val="yellow"/>
                  <w:lang w:val="en-GB"/>
                </w:rPr>
                <w:delText>FHP URL</w:delText>
              </w:r>
              <w:r w:rsidRPr="00167548" w:rsidDel="00EE445B">
                <w:rPr>
                  <w:lang w:val="en-GB"/>
                </w:rPr>
                <w:delText>.</w:delText>
              </w:r>
            </w:del>
          </w:p>
          <w:p w14:paraId="3E899876" w14:textId="77777777" w:rsidR="00037357" w:rsidRPr="00167548" w:rsidRDefault="00037357" w:rsidP="00037357"/>
          <w:p w14:paraId="3FAAB8C4" w14:textId="77777777" w:rsidR="00037357" w:rsidRPr="00167548" w:rsidRDefault="00037357" w:rsidP="00037357">
            <w:r w:rsidRPr="00167548">
              <w:t>Regards</w:t>
            </w:r>
          </w:p>
          <w:p w14:paraId="137EFF23" w14:textId="77777777" w:rsidR="00037357" w:rsidRPr="00167548" w:rsidRDefault="00037357" w:rsidP="00037357"/>
          <w:p w14:paraId="0A0EA395" w14:textId="77777777" w:rsidR="00037357" w:rsidRPr="00167548" w:rsidRDefault="00037357" w:rsidP="00037357">
            <w:pPr>
              <w:rPr>
                <w:b/>
                <w:bCs/>
              </w:rPr>
            </w:pPr>
            <w:ins w:id="243" w:author="Gina Thompson" w:date="2026-02-12T15:12:00Z" w16du:dateUtc="2026-02-12T07:12:00Z">
              <w:r w:rsidRPr="008D2EFE">
                <w:rPr>
                  <w:b/>
                  <w:bCs/>
                </w:rPr>
                <w:t xml:space="preserve">The </w:t>
              </w:r>
            </w:ins>
            <w:r w:rsidRPr="00167548">
              <w:rPr>
                <w:b/>
                <w:bCs/>
                <w:highlight w:val="yellow"/>
              </w:rPr>
              <w:t>BRAND</w:t>
            </w:r>
            <w:r w:rsidRPr="00167548">
              <w:rPr>
                <w:b/>
                <w:bCs/>
              </w:rPr>
              <w:t xml:space="preserve"> Collections Team</w:t>
            </w:r>
          </w:p>
          <w:p w14:paraId="6EA631A4" w14:textId="77777777" w:rsidR="00037357" w:rsidRDefault="00037357" w:rsidP="00037357"/>
          <w:p w14:paraId="78CB485A" w14:textId="77777777" w:rsidR="00037357" w:rsidRPr="00167548" w:rsidRDefault="00037357" w:rsidP="00037357">
            <w:pPr>
              <w:rPr>
                <w:highlight w:val="cyan"/>
              </w:rPr>
            </w:pPr>
            <w:r w:rsidRPr="00167548">
              <w:rPr>
                <w:highlight w:val="cyan"/>
              </w:rPr>
              <w:lastRenderedPageBreak/>
              <w:t>HOW TO PAY COMPONENT</w:t>
            </w:r>
          </w:p>
          <w:p w14:paraId="29A39491" w14:textId="77777777" w:rsidR="00037357" w:rsidRPr="00167548" w:rsidRDefault="00037357" w:rsidP="00037357">
            <w:pPr>
              <w:rPr>
                <w:highlight w:val="cyan"/>
              </w:rPr>
            </w:pPr>
          </w:p>
          <w:p w14:paraId="03873980" w14:textId="77777777" w:rsidR="00037357" w:rsidRPr="00167548" w:rsidRDefault="00037357" w:rsidP="00037357">
            <w:r w:rsidRPr="00167548">
              <w:rPr>
                <w:highlight w:val="cyan"/>
              </w:rPr>
              <w:t>PAYMENT SLIP COMPONENT</w:t>
            </w:r>
          </w:p>
          <w:p w14:paraId="75B5872A" w14:textId="77777777" w:rsidR="00037357" w:rsidRDefault="00037357" w:rsidP="00037357"/>
          <w:p w14:paraId="500F41C7" w14:textId="77777777" w:rsidR="00037357" w:rsidRPr="00167548" w:rsidRDefault="00037357" w:rsidP="00037357">
            <w:r>
              <w:rPr>
                <w:highlight w:val="cyan"/>
              </w:rPr>
              <w:t>SECURITY FOOTER</w:t>
            </w:r>
            <w:r w:rsidRPr="00167548">
              <w:rPr>
                <w:highlight w:val="cyan"/>
              </w:rPr>
              <w:t xml:space="preserve"> COMPONENT</w:t>
            </w:r>
          </w:p>
          <w:p w14:paraId="34A1AB02" w14:textId="77777777" w:rsidR="00037357" w:rsidRPr="00167548" w:rsidRDefault="00037357" w:rsidP="00037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rPr>
            </w:pPr>
          </w:p>
        </w:tc>
      </w:tr>
      <w:tr w:rsidR="0099509F" w:rsidRPr="00167548" w14:paraId="4E263597" w14:textId="77777777" w:rsidTr="006F0E93">
        <w:tc>
          <w:tcPr>
            <w:tcW w:w="2828" w:type="dxa"/>
          </w:tcPr>
          <w:p w14:paraId="59A101F7" w14:textId="56E5C1C0" w:rsidR="003C750E" w:rsidRPr="00167548" w:rsidRDefault="003C750E" w:rsidP="003C750E">
            <w:pPr>
              <w:rPr>
                <w:b/>
                <w:bCs/>
              </w:rPr>
            </w:pPr>
            <w:r w:rsidRPr="00167548">
              <w:rPr>
                <w:b/>
                <w:bCs/>
              </w:rPr>
              <w:lastRenderedPageBreak/>
              <w:t>Demand Notice</w:t>
            </w:r>
            <w:r w:rsidR="00323B7D">
              <w:rPr>
                <w:b/>
                <w:bCs/>
              </w:rPr>
              <w:t xml:space="preserve"> 4</w:t>
            </w:r>
            <w:r w:rsidRPr="00167548">
              <w:rPr>
                <w:b/>
                <w:bCs/>
              </w:rPr>
              <w:t xml:space="preserve"> - Post-Disconnection (Non-Credit checked)</w:t>
            </w:r>
          </w:p>
          <w:p w14:paraId="3D40BFAF" w14:textId="77777777" w:rsidR="00A5400E" w:rsidRPr="00167548" w:rsidRDefault="00A5400E" w:rsidP="0066265F"/>
          <w:p w14:paraId="7603612B" w14:textId="7AB671EE" w:rsidR="00B9413C" w:rsidRPr="00167548" w:rsidRDefault="00B9413C" w:rsidP="00B9413C">
            <w:r w:rsidRPr="00167548">
              <w:t xml:space="preserve">Sent </w:t>
            </w:r>
            <w:r>
              <w:t xml:space="preserve">within 1 business day when the final invoice is </w:t>
            </w:r>
            <w:r w:rsidR="00EC3281">
              <w:t>overdue</w:t>
            </w:r>
            <w:r>
              <w:t xml:space="preserve">. </w:t>
            </w:r>
          </w:p>
          <w:p w14:paraId="6EBB6599" w14:textId="77777777" w:rsidR="00BC678A" w:rsidRPr="00167548" w:rsidRDefault="00BC678A" w:rsidP="0066265F"/>
          <w:p w14:paraId="267C18EA" w14:textId="13F6B613" w:rsidR="00BC678A" w:rsidRPr="00167548" w:rsidRDefault="00BC678A" w:rsidP="0066265F">
            <w:r w:rsidRPr="00167548">
              <w:t>There is no credit default action on a customer who wasn’t credit checked.</w:t>
            </w:r>
          </w:p>
        </w:tc>
        <w:tc>
          <w:tcPr>
            <w:tcW w:w="2206" w:type="dxa"/>
          </w:tcPr>
          <w:p w14:paraId="5325A5F9" w14:textId="77777777" w:rsidR="00A5400E" w:rsidRPr="00167548" w:rsidRDefault="00A5439F" w:rsidP="0066265F">
            <w:r w:rsidRPr="00167548">
              <w:t>TPG_PDXN</w:t>
            </w:r>
          </w:p>
          <w:p w14:paraId="1E687336" w14:textId="77777777" w:rsidR="00A5439F" w:rsidRPr="00167548" w:rsidRDefault="00A5439F" w:rsidP="0066265F"/>
          <w:p w14:paraId="01D4901E" w14:textId="0911D35E" w:rsidR="00A5439F" w:rsidRPr="00167548" w:rsidRDefault="00A5439F" w:rsidP="0066265F">
            <w:r w:rsidRPr="00167548">
              <w:t>IINET_PDXN</w:t>
            </w:r>
          </w:p>
        </w:tc>
        <w:tc>
          <w:tcPr>
            <w:tcW w:w="8914" w:type="dxa"/>
          </w:tcPr>
          <w:p w14:paraId="110B6FEA" w14:textId="6B27AD56"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7ED11D53"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375EF7A2"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Pr="00167548">
              <w:rPr>
                <w:color w:val="000000"/>
                <w:lang w:val="en-US"/>
              </w:rPr>
              <w:t>Important information about your account</w:t>
            </w:r>
          </w:p>
          <w:p w14:paraId="242AA866" w14:textId="77777777" w:rsidR="00A5400E" w:rsidRPr="00167548" w:rsidRDefault="00A5400E" w:rsidP="0066265F"/>
          <w:p w14:paraId="138B261A" w14:textId="18981A1F" w:rsidR="00A5439F" w:rsidRPr="00167548" w:rsidRDefault="00A5439F" w:rsidP="00A5439F">
            <w:pPr>
              <w:rPr>
                <w:b/>
                <w:bCs/>
                <w:color w:val="0070C0"/>
              </w:rPr>
            </w:pPr>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r w:rsidR="00BC678A" w:rsidRPr="00167548">
              <w:br/>
            </w:r>
          </w:p>
          <w:p w14:paraId="5C416D24" w14:textId="4BCF5FB6" w:rsidR="00A5439F" w:rsidRPr="00167548" w:rsidRDefault="00A5439F" w:rsidP="00A5439F">
            <w:pPr>
              <w:rPr>
                <w:b/>
                <w:bCs/>
              </w:rPr>
            </w:pPr>
            <w:commentRangeStart w:id="244"/>
            <w:r w:rsidRPr="00167548">
              <w:rPr>
                <w:b/>
                <w:bCs/>
              </w:rPr>
              <w:t>Overdue Amount</w:t>
            </w:r>
            <w:commentRangeEnd w:id="244"/>
            <w:r w:rsidR="00EB2AAC">
              <w:rPr>
                <w:rStyle w:val="CommentReference"/>
                <w:rFonts w:eastAsiaTheme="minorEastAsia"/>
                <w:lang w:eastAsia="en-AU"/>
                <w14:ligatures w14:val="none"/>
              </w:rPr>
              <w:commentReference w:id="244"/>
            </w:r>
            <w:r w:rsidRPr="00167548">
              <w:rPr>
                <w:b/>
                <w:bCs/>
              </w:rPr>
              <w:t xml:space="preserve">: </w:t>
            </w:r>
            <w:r w:rsidR="00BC1D76" w:rsidRPr="00BC1D76">
              <w:t>$</w:t>
            </w:r>
            <w:r w:rsidR="00BC1D76">
              <w:t xml:space="preserve"> </w:t>
            </w:r>
            <w:r w:rsidRPr="00167548">
              <w:rPr>
                <w:highlight w:val="green"/>
              </w:rPr>
              <w:t>${</w:t>
            </w:r>
            <w:proofErr w:type="spellStart"/>
            <w:r w:rsidRPr="00167548">
              <w:rPr>
                <w:highlight w:val="green"/>
              </w:rPr>
              <w:t>d:Calculation</w:t>
            </w:r>
            <w:proofErr w:type="spellEnd"/>
            <w:r w:rsidRPr="00167548">
              <w:rPr>
                <w:highlight w:val="green"/>
              </w:rPr>
              <w:t>(Communications).L38_OverdueAmount:d}</w:t>
            </w:r>
            <w:r w:rsidR="00BC678A" w:rsidRPr="00167548">
              <w:rPr>
                <w:b/>
                <w:bCs/>
                <w:color w:val="0070C0"/>
              </w:rPr>
              <w:br/>
            </w:r>
          </w:p>
          <w:p w14:paraId="5504D2AC" w14:textId="19C7FF7B" w:rsidR="00A5439F" w:rsidRPr="00167548" w:rsidDel="00BE3245" w:rsidRDefault="00A5439F" w:rsidP="00A5439F">
            <w:pPr>
              <w:rPr>
                <w:del w:id="245" w:author="Gina Thompson" w:date="2026-02-17T12:09:00Z" w16du:dateUtc="2026-02-17T04:09:00Z"/>
                <w:b/>
                <w:bCs/>
              </w:rPr>
            </w:pPr>
            <w:del w:id="246" w:author="Gina Thompson" w:date="2026-02-17T12:09:00Z" w16du:dateUtc="2026-02-17T04:09:00Z">
              <w:r w:rsidRPr="00167548" w:rsidDel="00BE3245">
                <w:rPr>
                  <w:b/>
                  <w:bCs/>
                </w:rPr>
                <w:delText>Total Balance:</w:delText>
              </w:r>
              <w:r w:rsidRPr="00167548" w:rsidDel="00BE3245">
                <w:delText xml:space="preserve"> </w:delText>
              </w:r>
              <w:r w:rsidR="00BC1D76" w:rsidRPr="00BC1D76" w:rsidDel="00BE3245">
                <w:delText>$</w:delText>
              </w:r>
              <w:r w:rsidR="00BC1D76" w:rsidDel="00BE3245">
                <w:delText xml:space="preserve"> </w:delText>
              </w:r>
              <w:r w:rsidRPr="00167548" w:rsidDel="00BE3245">
                <w:rPr>
                  <w:highlight w:val="green"/>
                </w:rPr>
                <w:delText>${d:Calculation(Communications).L37_AccountBalance:d}</w:delText>
              </w:r>
            </w:del>
          </w:p>
          <w:p w14:paraId="321E9F0A" w14:textId="77777777" w:rsidR="00A5439F" w:rsidRPr="00167548" w:rsidRDefault="00A5439F" w:rsidP="00A5439F">
            <w:pPr>
              <w:rPr>
                <w:b/>
                <w:bCs/>
              </w:rPr>
            </w:pPr>
          </w:p>
          <w:p w14:paraId="5BC81CFF" w14:textId="0200C1F4" w:rsidR="00A5439F" w:rsidRPr="000D2AE2" w:rsidRDefault="00D82E95" w:rsidP="00175DAC">
            <w:pPr>
              <w:pStyle w:val="Heading3"/>
              <w:rPr>
                <w:b/>
                <w:bCs/>
                <w:color w:val="auto"/>
              </w:rPr>
            </w:pPr>
            <w:r w:rsidRPr="000D2AE2">
              <w:rPr>
                <w:b/>
                <w:bCs/>
                <w:color w:val="auto"/>
              </w:rPr>
              <w:t xml:space="preserve">Important Notice </w:t>
            </w:r>
            <w:ins w:id="247" w:author="Gina Thompson" w:date="2026-02-13T09:49:00Z" w16du:dateUtc="2026-02-13T01:49:00Z">
              <w:r w:rsidRPr="000D2AE2">
                <w:rPr>
                  <w:b/>
                  <w:bCs/>
                  <w:color w:val="auto"/>
                </w:rPr>
                <w:t xml:space="preserve">– Please read: </w:t>
              </w:r>
            </w:ins>
            <w:del w:id="248" w:author="Gina Thompson" w:date="2026-02-13T09:50:00Z" w16du:dateUtc="2026-02-13T01:50:00Z">
              <w:r w:rsidR="00E035BC" w:rsidRPr="000D2AE2" w:rsidDel="00E035BC">
                <w:rPr>
                  <w:b/>
                  <w:bCs/>
                  <w:color w:val="auto"/>
                </w:rPr>
                <w:delText xml:space="preserve">Your bill is overdue </w:delText>
              </w:r>
            </w:del>
            <w:r w:rsidR="00E035BC" w:rsidRPr="000D2AE2">
              <w:rPr>
                <w:b/>
                <w:bCs/>
                <w:color w:val="auto"/>
              </w:rPr>
              <w:t>Demand Notice</w:t>
            </w:r>
          </w:p>
          <w:p w14:paraId="32258362" w14:textId="77777777" w:rsidR="00A5439F" w:rsidRPr="00167548" w:rsidRDefault="00A5439F" w:rsidP="00A5439F">
            <w:pPr>
              <w:rPr>
                <w:b/>
                <w:bCs/>
              </w:rPr>
            </w:pPr>
          </w:p>
          <w:p w14:paraId="642E2010" w14:textId="74EDA48A" w:rsidR="00A5439F" w:rsidRPr="00167548" w:rsidRDefault="00A5439F" w:rsidP="00A5439F">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006E05A5" w:rsidRPr="00167548">
              <w:t>,</w:t>
            </w:r>
          </w:p>
          <w:p w14:paraId="5891015E" w14:textId="0037AE1C" w:rsidR="00A5439F" w:rsidRPr="00167548" w:rsidRDefault="00A5439F" w:rsidP="00A5439F"/>
          <w:p w14:paraId="4DEE6125" w14:textId="77777777" w:rsidR="00A5439F" w:rsidRPr="00167548" w:rsidRDefault="00A5439F" w:rsidP="00A5439F">
            <w:r w:rsidRPr="00167548">
              <w:t>Your service has been disconnected and your contract terminated.</w:t>
            </w:r>
          </w:p>
          <w:p w14:paraId="4D1194CB" w14:textId="77777777" w:rsidR="00A5439F" w:rsidRPr="00167548" w:rsidRDefault="00A5439F" w:rsidP="00A5439F"/>
          <w:p w14:paraId="319958F6" w14:textId="77777777" w:rsidR="00CC380C" w:rsidRDefault="00A5439F" w:rsidP="00A5439F">
            <w:pPr>
              <w:rPr>
                <w:ins w:id="249" w:author="Gina Thompson" w:date="2026-02-13T15:39:00Z" w16du:dateUtc="2026-02-13T07:39:00Z"/>
              </w:rPr>
            </w:pPr>
            <w:r w:rsidRPr="00167548">
              <w:t xml:space="preserve">You were issued with a final bill made up of the remaining monthly service charges, any outstanding device and/or accessory equipment charges and any termination fees (as applicable) on your contract. </w:t>
            </w:r>
          </w:p>
          <w:p w14:paraId="5105023E" w14:textId="77777777" w:rsidR="00CC380C" w:rsidRDefault="00CC380C" w:rsidP="00A5439F">
            <w:pPr>
              <w:rPr>
                <w:ins w:id="250" w:author="Gina Thompson" w:date="2026-02-13T15:39:00Z" w16du:dateUtc="2026-02-13T07:39:00Z"/>
              </w:rPr>
            </w:pPr>
          </w:p>
          <w:p w14:paraId="36860D1C" w14:textId="513ABA54" w:rsidR="00A5439F" w:rsidRPr="00167548" w:rsidRDefault="00A5439F" w:rsidP="00A5439F">
            <w:r w:rsidRPr="00167548">
              <w:t xml:space="preserve">Your final bill </w:t>
            </w:r>
            <w:del w:id="251" w:author="Gina Thompson" w:date="2026-02-13T15:39:00Z" w16du:dateUtc="2026-02-13T07:39:00Z">
              <w:r w:rsidRPr="00167548" w:rsidDel="00CC380C">
                <w:delText>remains unpaid and the due date for payment has expired</w:delText>
              </w:r>
            </w:del>
            <w:ins w:id="252" w:author="Gina Thompson" w:date="2026-02-13T15:39:00Z" w16du:dateUtc="2026-02-13T07:39:00Z">
              <w:r w:rsidR="00CC380C">
                <w:t>is now overdue</w:t>
              </w:r>
            </w:ins>
            <w:r w:rsidRPr="00167548">
              <w:t>.</w:t>
            </w:r>
          </w:p>
          <w:p w14:paraId="4FB1AB16" w14:textId="77777777" w:rsidR="00A5439F" w:rsidRPr="00167548" w:rsidRDefault="00A5439F" w:rsidP="00A5439F"/>
          <w:p w14:paraId="6DFD4282" w14:textId="7AE10A35" w:rsidR="00A5439F" w:rsidRPr="00167548" w:rsidDel="00CA4DF6" w:rsidRDefault="00A5439F" w:rsidP="00A5439F">
            <w:pPr>
              <w:rPr>
                <w:del w:id="253" w:author="Gina Thompson" w:date="2026-02-13T15:40:00Z" w16du:dateUtc="2026-02-13T07:40:00Z"/>
              </w:rPr>
            </w:pPr>
            <w:del w:id="254" w:author="Gina Thompson" w:date="2026-02-13T15:40:00Z" w16du:dateUtc="2026-02-13T07:40:00Z">
              <w:r w:rsidRPr="00167548" w:rsidDel="00CA4DF6">
                <w:lastRenderedPageBreak/>
                <w:delText>If you have paid your account recently, then thank you, and don't worry about reading on.</w:delText>
              </w:r>
            </w:del>
          </w:p>
          <w:p w14:paraId="27ED5510" w14:textId="77777777" w:rsidR="00A5439F" w:rsidRPr="00167548" w:rsidRDefault="00A5439F" w:rsidP="00A5439F"/>
          <w:p w14:paraId="56E50693" w14:textId="54384970" w:rsidR="00A5439F" w:rsidRDefault="00A5439F" w:rsidP="00A5439F">
            <w:pPr>
              <w:rPr>
                <w:ins w:id="255" w:author="Gina Thompson" w:date="2026-02-13T15:40:00Z" w16du:dateUtc="2026-02-13T07:40:00Z"/>
              </w:rPr>
            </w:pPr>
            <w:r w:rsidRPr="00167548">
              <w:t xml:space="preserve">Please pay the </w:t>
            </w:r>
            <w:del w:id="256" w:author="Gina Thompson" w:date="2026-02-17T12:10:00Z" w16du:dateUtc="2026-02-17T04:10:00Z">
              <w:r w:rsidRPr="00167548" w:rsidDel="00BE3245">
                <w:delText>total balance due</w:delText>
              </w:r>
            </w:del>
            <w:ins w:id="257" w:author="Gina Thompson" w:date="2026-02-17T12:10:00Z" w16du:dateUtc="2026-02-17T04:10:00Z">
              <w:r w:rsidR="00BE3245">
                <w:t>overdue amount</w:t>
              </w:r>
            </w:ins>
            <w:r w:rsidRPr="00167548">
              <w:t xml:space="preserve"> (shown above) immediately</w:t>
            </w:r>
            <w:ins w:id="258" w:author="Gina Thompson" w:date="2026-02-13T15:40:00Z" w16du:dateUtc="2026-02-13T07:40:00Z">
              <w:r w:rsidR="00CA4DF6" w:rsidRPr="00167548">
                <w:rPr>
                  <w:rFonts w:eastAsia="Times New Roman" w:cs="Arial"/>
                  <w:lang w:eastAsia="en-AU"/>
                </w:rPr>
                <w:t xml:space="preserve"> by calling </w:t>
              </w:r>
              <w:r w:rsidR="00CA4DF6" w:rsidRPr="00167548">
                <w:rPr>
                  <w:rFonts w:eastAsia="Times New Roman" w:cs="Arial"/>
                  <w:highlight w:val="yellow"/>
                  <w:lang w:eastAsia="en-AU"/>
                </w:rPr>
                <w:t>BRAND PHONE NUMBER</w:t>
              </w:r>
              <w:r w:rsidR="00CA4DF6" w:rsidRPr="00167548">
                <w:rPr>
                  <w:rFonts w:eastAsia="Times New Roman" w:cs="Arial"/>
                  <w:lang w:eastAsia="en-AU"/>
                </w:rPr>
                <w:t xml:space="preserve"> or online at </w:t>
              </w:r>
              <w:r w:rsidR="00CA4DF6" w:rsidRPr="00167548">
                <w:rPr>
                  <w:rFonts w:eastAsia="Times New Roman" w:cs="Arial"/>
                  <w:highlight w:val="yellow"/>
                  <w:lang w:eastAsia="en-AU"/>
                </w:rPr>
                <w:t>ONEAPP URL.</w:t>
              </w:r>
            </w:ins>
            <w:del w:id="259" w:author="Gina Thompson" w:date="2026-02-13T15:40:00Z" w16du:dateUtc="2026-02-13T07:40:00Z">
              <w:r w:rsidRPr="00167548" w:rsidDel="00CA4DF6">
                <w:delText>. You can make a payment using any of the payment methods listed on this notice.</w:delText>
              </w:r>
            </w:del>
          </w:p>
          <w:p w14:paraId="35719A6E" w14:textId="77777777" w:rsidR="004772BC" w:rsidRDefault="004772BC" w:rsidP="00A5439F">
            <w:pPr>
              <w:rPr>
                <w:ins w:id="260" w:author="Gina Thompson" w:date="2026-02-13T15:40:00Z" w16du:dateUtc="2026-02-13T07:40:00Z"/>
              </w:rPr>
            </w:pPr>
          </w:p>
          <w:p w14:paraId="0AE13929" w14:textId="10A142E9" w:rsidR="004772BC" w:rsidRPr="00167548" w:rsidRDefault="004772BC" w:rsidP="00A5439F">
            <w:ins w:id="261" w:author="Gina Thompson" w:date="2026-02-13T15:40:00Z" w16du:dateUtc="2026-02-13T07:40:00Z">
              <w:r w:rsidRPr="00167548">
                <w:t>If you have paid your account recently, then thank you, and don't worry about reading on.</w:t>
              </w:r>
            </w:ins>
          </w:p>
          <w:p w14:paraId="2B3A2559" w14:textId="77777777" w:rsidR="00A5439F" w:rsidRDefault="00A5439F" w:rsidP="00A5439F">
            <w:pPr>
              <w:rPr>
                <w:ins w:id="262" w:author="Gina Thompson" w:date="2026-02-13T15:41:00Z" w16du:dateUtc="2026-02-13T07:41:00Z"/>
              </w:rPr>
            </w:pPr>
          </w:p>
          <w:p w14:paraId="5964DE1E" w14:textId="07D8FA91" w:rsidR="004772BC" w:rsidRPr="00167548" w:rsidRDefault="004772BC" w:rsidP="004772BC">
            <w:pPr>
              <w:rPr>
                <w:ins w:id="263" w:author="Gina Thompson" w:date="2026-02-13T15:41:00Z" w16du:dateUtc="2026-02-13T07:41:00Z"/>
                <w:b/>
                <w:bCs/>
                <w:color w:val="000000"/>
              </w:rPr>
            </w:pPr>
            <w:ins w:id="264" w:author="Gina Thompson" w:date="2026-02-13T15:41:00Z" w16du:dateUtc="2026-02-13T07:41:00Z">
              <w:r w:rsidRPr="00167548">
                <w:rPr>
                  <w:b/>
                  <w:bCs/>
                  <w:color w:val="000000"/>
                </w:rPr>
                <w:t xml:space="preserve">Failure to pay the </w:t>
              </w:r>
            </w:ins>
            <w:ins w:id="265" w:author="Gina Thompson" w:date="2026-02-17T12:10:00Z" w16du:dateUtc="2026-02-17T04:10:00Z">
              <w:r w:rsidR="00BE3245">
                <w:rPr>
                  <w:b/>
                  <w:bCs/>
                  <w:color w:val="000000"/>
                </w:rPr>
                <w:t>overdue amount</w:t>
              </w:r>
            </w:ins>
            <w:ins w:id="266" w:author="Gina Thompson" w:date="2026-02-13T15:41:00Z" w16du:dateUtc="2026-02-13T07:41:00Z">
              <w:r w:rsidRPr="00167548">
                <w:rPr>
                  <w:b/>
                  <w:bCs/>
                  <w:color w:val="000000"/>
                </w:rPr>
                <w:t xml:space="preserve"> will result in the following:  </w:t>
              </w:r>
            </w:ins>
          </w:p>
          <w:p w14:paraId="1EB9DDBA" w14:textId="77777777" w:rsidR="004772BC" w:rsidRPr="00167548" w:rsidRDefault="004772BC" w:rsidP="00A5439F"/>
          <w:p w14:paraId="70B7890B" w14:textId="46F579BD" w:rsidR="00A5439F" w:rsidRPr="00167548" w:rsidRDefault="00A5439F" w:rsidP="004772BC">
            <w:pPr>
              <w:pStyle w:val="ListParagraph"/>
              <w:numPr>
                <w:ilvl w:val="0"/>
                <w:numId w:val="18"/>
              </w:numPr>
            </w:pPr>
            <w:del w:id="267" w:author="Gina Thompson" w:date="2026-02-13T15:41:00Z" w16du:dateUtc="2026-02-13T07:41:00Z">
              <w:r w:rsidRPr="00167548" w:rsidDel="004772BC">
                <w:delText>Please not that failure to pay the total overdue balance of this account may result in you being un</w:delText>
              </w:r>
            </w:del>
            <w:ins w:id="268" w:author="Gina Thompson" w:date="2026-02-13T15:41:00Z" w16du:dateUtc="2026-02-13T07:41:00Z">
              <w:r w:rsidR="004772BC">
                <w:t xml:space="preserve">You may not be </w:t>
              </w:r>
            </w:ins>
            <w:r w:rsidRPr="00167548">
              <w:t xml:space="preserve">able to connect a new service with </w:t>
            </w:r>
            <w:r w:rsidR="00BC678A" w:rsidRPr="004772BC">
              <w:rPr>
                <w:highlight w:val="yellow"/>
              </w:rPr>
              <w:t>BRAND</w:t>
            </w:r>
            <w:r w:rsidRPr="00167548">
              <w:t xml:space="preserve"> in the future.</w:t>
            </w:r>
          </w:p>
          <w:p w14:paraId="4C11504C" w14:textId="77777777" w:rsidR="00A5439F" w:rsidRPr="00167548" w:rsidRDefault="00A5439F" w:rsidP="00A5439F"/>
          <w:p w14:paraId="2D53FF0E" w14:textId="10B1D13B" w:rsidR="00EE445B" w:rsidRPr="00167548" w:rsidRDefault="00EE445B" w:rsidP="00EE445B">
            <w:pPr>
              <w:rPr>
                <w:ins w:id="269" w:author="Gina Thompson" w:date="2026-02-12T14:40:00Z" w16du:dateUtc="2026-02-12T06:40:00Z"/>
                <w:lang w:val="en-GB"/>
              </w:rPr>
            </w:pPr>
            <w:ins w:id="270" w:author="Gina Thompson" w:date="2026-02-12T14:40:00Z" w16du:dateUtc="2026-02-12T06:40:00Z">
              <w:r w:rsidRPr="00167548">
                <w:t>If you are experiencing financial hardship</w:t>
              </w:r>
              <w:r>
                <w:t>,</w:t>
              </w:r>
              <w:r w:rsidRPr="00167548">
                <w:t xml:space="preserve"> </w:t>
              </w:r>
              <w:r>
                <w:t>p</w:t>
              </w:r>
              <w:r w:rsidRPr="00167548">
                <w:t xml:space="preserve">lease call us on </w:t>
              </w:r>
            </w:ins>
            <w:ins w:id="271" w:author="Gina Thompson" w:date="2026-02-17T12:31:00Z" w16du:dateUtc="2026-02-17T04:31:00Z">
              <w:r w:rsidR="00B2216A" w:rsidRPr="00B2216A">
                <w:rPr>
                  <w:highlight w:val="yellow"/>
                </w:rPr>
                <w:t xml:space="preserve">COLLECTIONS </w:t>
              </w:r>
            </w:ins>
            <w:ins w:id="272" w:author="Gina Thompson" w:date="2026-02-12T14:40:00Z" w16du:dateUtc="2026-02-12T06:40:00Z">
              <w:r w:rsidRPr="00B2216A">
                <w:rPr>
                  <w:highlight w:val="yellow"/>
                </w:rPr>
                <w:t xml:space="preserve">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273" w:author="Gina Thompson" w:date="2026-03-05T14:00:00Z" w16du:dateUtc="2026-03-05T06:00:00Z">
              <w:r w:rsidR="00511E1D">
                <w:t>8</w:t>
              </w:r>
            </w:ins>
            <w:ins w:id="274" w:author="Gina Thompson" w:date="2026-02-12T14:40:00Z" w16du:dateUtc="2026-02-12T06:40:00Z">
              <w:r w:rsidRPr="00167548">
                <w:t xml:space="preserve">am to </w:t>
              </w:r>
            </w:ins>
            <w:ins w:id="275" w:author="Gina Thompson" w:date="2026-03-05T14:00:00Z" w16du:dateUtc="2026-03-05T06:00:00Z">
              <w:r w:rsidR="00511E1D">
                <w:t>8</w:t>
              </w:r>
            </w:ins>
            <w:ins w:id="276" w:author="Gina Thompson" w:date="2026-02-12T14:40:00Z" w16du:dateUtc="2026-02-12T06:40: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212AC662" w14:textId="796EDE53" w:rsidR="00A5439F" w:rsidRPr="00167548" w:rsidDel="00EE445B" w:rsidRDefault="00A5439F" w:rsidP="00A5439F">
            <w:pPr>
              <w:rPr>
                <w:del w:id="277" w:author="Gina Thompson" w:date="2026-02-12T14:40:00Z" w16du:dateUtc="2026-02-12T06:40:00Z"/>
              </w:rPr>
            </w:pPr>
            <w:del w:id="278" w:author="Gina Thompson" w:date="2026-02-12T14:40:00Z" w16du:dateUtc="2026-02-12T06:40:00Z">
              <w:r w:rsidRPr="00167548" w:rsidDel="00EE445B">
                <w:delText xml:space="preserve">Please do not ignore this notice. If you are experiencing financial hardship we may be able to assist you. Please call us on </w:delText>
              </w:r>
              <w:r w:rsidR="00870DB7" w:rsidDel="00EE445B">
                <w:rPr>
                  <w:highlight w:val="yellow"/>
                </w:rPr>
                <w:delText>FHP</w:delText>
              </w:r>
              <w:r w:rsidR="00870DB7" w:rsidRPr="00167548" w:rsidDel="00EE445B">
                <w:rPr>
                  <w:highlight w:val="yellow"/>
                </w:rPr>
                <w:delText xml:space="preserve"> </w:delText>
              </w:r>
              <w:r w:rsidRPr="00167548" w:rsidDel="00EE445B">
                <w:rPr>
                  <w:highlight w:val="yellow"/>
                </w:rPr>
                <w:delText>PHONE NUMBER</w:delText>
              </w:r>
              <w:r w:rsidRPr="00167548" w:rsidDel="00EE445B">
                <w:rPr>
                  <w:color w:val="FF0000"/>
                </w:rPr>
                <w:delText xml:space="preserve"> </w:delText>
              </w:r>
              <w:r w:rsidRPr="00167548" w:rsidDel="00EE445B">
                <w:delText>to discuss your situation. You can call us from 8am to 8pm AEST, Monday to Friday.  To review our Financial Hardship Policy, visit</w:delText>
              </w:r>
              <w:r w:rsidRPr="00167548" w:rsidDel="00EE445B">
                <w:rPr>
                  <w:lang w:val="en-GB"/>
                </w:rPr>
                <w:delText xml:space="preserve"> </w:delText>
              </w:r>
              <w:r w:rsidRPr="00167548" w:rsidDel="00EE445B">
                <w:rPr>
                  <w:highlight w:val="yellow"/>
                  <w:lang w:val="en-GB"/>
                </w:rPr>
                <w:delText>FHP URL</w:delText>
              </w:r>
              <w:r w:rsidRPr="00167548" w:rsidDel="00EE445B">
                <w:rPr>
                  <w:lang w:val="en-GB"/>
                </w:rPr>
                <w:delText>.</w:delText>
              </w:r>
            </w:del>
          </w:p>
          <w:p w14:paraId="1755FC7E" w14:textId="77777777" w:rsidR="00A5439F" w:rsidRPr="00167548" w:rsidRDefault="00A5439F" w:rsidP="00A5439F"/>
          <w:p w14:paraId="58C433E8" w14:textId="77777777" w:rsidR="00A5439F" w:rsidRPr="00167548" w:rsidRDefault="00A5439F" w:rsidP="00A5439F">
            <w:r w:rsidRPr="00167548">
              <w:t>Regards,</w:t>
            </w:r>
          </w:p>
          <w:p w14:paraId="7A0825B7" w14:textId="77777777" w:rsidR="00A5439F" w:rsidRPr="00167548" w:rsidRDefault="00A5439F" w:rsidP="00A5439F"/>
          <w:p w14:paraId="259BE6E7" w14:textId="04C3588B" w:rsidR="00A5439F" w:rsidRPr="00167548" w:rsidRDefault="008D2EFE" w:rsidP="00A5439F">
            <w:pPr>
              <w:rPr>
                <w:b/>
                <w:bCs/>
              </w:rPr>
            </w:pPr>
            <w:ins w:id="279" w:author="Gina Thompson" w:date="2026-02-12T15:12:00Z" w16du:dateUtc="2026-02-12T07:12:00Z">
              <w:r w:rsidRPr="008D2EFE">
                <w:rPr>
                  <w:b/>
                  <w:bCs/>
                </w:rPr>
                <w:t xml:space="preserve">The </w:t>
              </w:r>
            </w:ins>
            <w:r w:rsidR="00A5439F" w:rsidRPr="00167548">
              <w:rPr>
                <w:b/>
                <w:bCs/>
                <w:highlight w:val="yellow"/>
              </w:rPr>
              <w:t>BRAND</w:t>
            </w:r>
            <w:r w:rsidR="00A5439F" w:rsidRPr="00167548">
              <w:rPr>
                <w:b/>
                <w:bCs/>
              </w:rPr>
              <w:t xml:space="preserve"> Collections Team</w:t>
            </w:r>
          </w:p>
          <w:p w14:paraId="46CBAB89" w14:textId="77777777" w:rsidR="00A5439F" w:rsidRDefault="00A5439F" w:rsidP="0066265F"/>
          <w:p w14:paraId="0E806E7B" w14:textId="77777777" w:rsidR="00B107CF" w:rsidRPr="00167548" w:rsidRDefault="00B107CF" w:rsidP="00B107CF">
            <w:pPr>
              <w:rPr>
                <w:highlight w:val="cyan"/>
              </w:rPr>
            </w:pPr>
            <w:r w:rsidRPr="00167548">
              <w:rPr>
                <w:highlight w:val="cyan"/>
              </w:rPr>
              <w:t>HOW TO PAY COMPONENT</w:t>
            </w:r>
          </w:p>
          <w:p w14:paraId="701B11A3" w14:textId="77777777" w:rsidR="00B107CF" w:rsidRPr="00167548" w:rsidRDefault="00B107CF" w:rsidP="00B107CF">
            <w:pPr>
              <w:rPr>
                <w:highlight w:val="cyan"/>
              </w:rPr>
            </w:pPr>
          </w:p>
          <w:p w14:paraId="598099D1" w14:textId="77777777" w:rsidR="00B107CF" w:rsidRPr="00167548" w:rsidRDefault="00B107CF" w:rsidP="00B107CF">
            <w:r w:rsidRPr="00167548">
              <w:rPr>
                <w:highlight w:val="cyan"/>
              </w:rPr>
              <w:t>PAYMENT SLIP COMPONENT</w:t>
            </w:r>
          </w:p>
          <w:p w14:paraId="01DA77A5" w14:textId="77777777" w:rsidR="00B107CF" w:rsidRDefault="00B107CF" w:rsidP="0066265F"/>
          <w:p w14:paraId="01697BBF" w14:textId="77777777" w:rsidR="00475709" w:rsidRPr="00167548" w:rsidRDefault="00475709" w:rsidP="00475709">
            <w:r>
              <w:rPr>
                <w:highlight w:val="cyan"/>
              </w:rPr>
              <w:t>SECURITY FOOTER</w:t>
            </w:r>
            <w:r w:rsidRPr="00167548">
              <w:rPr>
                <w:highlight w:val="cyan"/>
              </w:rPr>
              <w:t xml:space="preserve"> COMPONENT</w:t>
            </w:r>
          </w:p>
          <w:p w14:paraId="52A990D6" w14:textId="23E0C81B" w:rsidR="00AA48BC" w:rsidRPr="00167548" w:rsidRDefault="00AA48BC" w:rsidP="00AA48BC"/>
        </w:tc>
      </w:tr>
      <w:tr w:rsidR="00156889" w:rsidRPr="00167548" w14:paraId="5C9D8F41" w14:textId="77777777" w:rsidTr="006F0E93">
        <w:tc>
          <w:tcPr>
            <w:tcW w:w="2828" w:type="dxa"/>
          </w:tcPr>
          <w:p w14:paraId="7E7D38B1" w14:textId="4DAFA92B" w:rsidR="00156889" w:rsidRPr="00167548" w:rsidRDefault="00156889" w:rsidP="00156889">
            <w:pPr>
              <w:rPr>
                <w:b/>
                <w:bCs/>
              </w:rPr>
            </w:pPr>
            <w:r>
              <w:rPr>
                <w:b/>
                <w:bCs/>
              </w:rPr>
              <w:lastRenderedPageBreak/>
              <w:t>Demand Noti</w:t>
            </w:r>
            <w:ins w:id="280" w:author="Gina Thompson" w:date="2026-03-05T12:24:00Z" w16du:dateUtc="2026-03-05T04:24:00Z">
              <w:r w:rsidR="00892190">
                <w:rPr>
                  <w:b/>
                  <w:bCs/>
                </w:rPr>
                <w:t>c</w:t>
              </w:r>
            </w:ins>
            <w:r>
              <w:rPr>
                <w:b/>
                <w:bCs/>
              </w:rPr>
              <w:t xml:space="preserve">e 5 - </w:t>
            </w:r>
            <w:r w:rsidRPr="00167548">
              <w:rPr>
                <w:b/>
                <w:bCs/>
              </w:rPr>
              <w:t>Credit Default Notice - 6Q</w:t>
            </w:r>
          </w:p>
          <w:p w14:paraId="24F4DC1B" w14:textId="77777777" w:rsidR="00156889" w:rsidRPr="00167548" w:rsidRDefault="00156889" w:rsidP="00156889"/>
          <w:p w14:paraId="60ACD0BF" w14:textId="77777777" w:rsidR="00156889" w:rsidRDefault="00156889" w:rsidP="00156889">
            <w:r w:rsidRPr="00167548">
              <w:t>Sent when an unpaid balance is 60 days overdue.</w:t>
            </w:r>
          </w:p>
          <w:p w14:paraId="60D12087" w14:textId="77777777" w:rsidR="00156889" w:rsidRDefault="00156889" w:rsidP="00156889"/>
          <w:p w14:paraId="479FD48B" w14:textId="51D9BF85" w:rsidR="00156889" w:rsidRPr="00167548" w:rsidRDefault="00156889" w:rsidP="00156889">
            <w:pPr>
              <w:rPr>
                <w:b/>
                <w:bCs/>
              </w:rPr>
            </w:pPr>
            <w:r>
              <w:t>Only sent to credit-checked customers.</w:t>
            </w:r>
          </w:p>
        </w:tc>
        <w:tc>
          <w:tcPr>
            <w:tcW w:w="2206" w:type="dxa"/>
          </w:tcPr>
          <w:p w14:paraId="59A9AC44" w14:textId="29954169" w:rsidR="00156889" w:rsidRPr="00167548" w:rsidRDefault="00156889" w:rsidP="00156889">
            <w:r w:rsidRPr="00167548">
              <w:rPr>
                <w:rFonts w:eastAsia="Times New Roman" w:cs="Times New Roman"/>
                <w:color w:val="000000"/>
                <w:kern w:val="0"/>
                <w:lang w:eastAsia="en-AU"/>
                <w14:ligatures w14:val="none"/>
              </w:rPr>
              <w:t>TPG_DEMAND2</w:t>
            </w:r>
            <w:r w:rsidRPr="00167548">
              <w:rPr>
                <w:rFonts w:eastAsia="Times New Roman" w:cs="Times New Roman"/>
                <w:color w:val="000000"/>
                <w:kern w:val="0"/>
                <w:lang w:eastAsia="en-AU"/>
                <w14:ligatures w14:val="none"/>
              </w:rPr>
              <w:br/>
            </w:r>
            <w:r w:rsidRPr="00167548">
              <w:rPr>
                <w:rFonts w:eastAsia="Times New Roman" w:cs="Times New Roman"/>
                <w:color w:val="000000"/>
                <w:kern w:val="0"/>
                <w:lang w:eastAsia="en-AU"/>
                <w14:ligatures w14:val="none"/>
              </w:rPr>
              <w:br/>
              <w:t>IINET_DEMAND2</w:t>
            </w:r>
          </w:p>
        </w:tc>
        <w:tc>
          <w:tcPr>
            <w:tcW w:w="8914" w:type="dxa"/>
          </w:tcPr>
          <w:p w14:paraId="0758D0D0"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754F5F9A"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01137EF3"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Pr="00167548">
              <w:rPr>
                <w:color w:val="000000"/>
                <w:lang w:val="en-US"/>
              </w:rPr>
              <w:t>Important</w:t>
            </w:r>
            <w:ins w:id="281" w:author="Gina Thompson" w:date="2026-02-12T15:43:00Z" w16du:dateUtc="2026-02-12T07:43:00Z">
              <w:r>
                <w:rPr>
                  <w:color w:val="000000"/>
                  <w:lang w:val="en-US"/>
                </w:rPr>
                <w:t>:</w:t>
              </w:r>
            </w:ins>
            <w:del w:id="282" w:author="Gina Thompson" w:date="2026-02-12T15:06:00Z" w16du:dateUtc="2026-02-12T07:06:00Z">
              <w:r w:rsidRPr="00167548" w:rsidDel="004465A5">
                <w:rPr>
                  <w:color w:val="000000"/>
                  <w:lang w:val="en-US"/>
                </w:rPr>
                <w:delText xml:space="preserve"> information about your account</w:delText>
              </w:r>
            </w:del>
            <w:ins w:id="283" w:author="Gina Thompson" w:date="2026-02-13T14:53:00Z" w16du:dateUtc="2026-02-13T06:53:00Z">
              <w:r>
                <w:rPr>
                  <w:color w:val="000000"/>
                  <w:lang w:val="en-US"/>
                </w:rPr>
                <w:t xml:space="preserve"> </w:t>
              </w:r>
            </w:ins>
            <w:ins w:id="284" w:author="Gina Thompson" w:date="2026-02-12T15:06:00Z" w16du:dateUtc="2026-02-12T07:06:00Z">
              <w:r>
                <w:rPr>
                  <w:color w:val="000000"/>
                  <w:lang w:val="en-US"/>
                </w:rPr>
                <w:t>Default Notice</w:t>
              </w:r>
            </w:ins>
          </w:p>
          <w:p w14:paraId="63F9E83F" w14:textId="77777777" w:rsidR="00156889" w:rsidRPr="00167548" w:rsidRDefault="00156889" w:rsidP="00156889">
            <w:pPr>
              <w:rPr>
                <w:b/>
                <w:bCs/>
              </w:rPr>
            </w:pPr>
          </w:p>
          <w:p w14:paraId="054FAD08" w14:textId="77777777" w:rsidR="00156889" w:rsidRPr="00167548" w:rsidRDefault="00156889" w:rsidP="00156889">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p>
          <w:p w14:paraId="5CADB950" w14:textId="77777777" w:rsidR="00156889" w:rsidRPr="00167548" w:rsidRDefault="00156889" w:rsidP="00156889">
            <w:pPr>
              <w:rPr>
                <w:b/>
                <w:bCs/>
                <w:color w:val="0070C0"/>
              </w:rPr>
            </w:pPr>
          </w:p>
          <w:p w14:paraId="0FAB0EC1" w14:textId="77777777" w:rsidR="00156889" w:rsidRPr="00167548" w:rsidRDefault="00156889" w:rsidP="00156889">
            <w:r w:rsidRPr="00167548">
              <w:rPr>
                <w:b/>
                <w:bCs/>
              </w:rPr>
              <w:t>Total Balance Due:</w:t>
            </w:r>
            <w:r>
              <w:rPr>
                <w:b/>
                <w:bCs/>
              </w:rPr>
              <w:t xml:space="preserve"> </w:t>
            </w:r>
            <w:r w:rsidRPr="00BC1D76">
              <w:t>$</w:t>
            </w:r>
            <w:r w:rsidRPr="00167548">
              <w:rPr>
                <w:b/>
                <w:bCs/>
              </w:rPr>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3061A9AD" w14:textId="77777777" w:rsidR="00156889" w:rsidRPr="00167548" w:rsidRDefault="00156889" w:rsidP="00156889">
            <w:pPr>
              <w:rPr>
                <w:b/>
                <w:bCs/>
              </w:rPr>
            </w:pPr>
          </w:p>
          <w:p w14:paraId="2DB72817" w14:textId="77777777" w:rsidR="00156889" w:rsidRPr="000D2AE2" w:rsidRDefault="00156889" w:rsidP="00156889">
            <w:pPr>
              <w:pStyle w:val="Heading3"/>
              <w:rPr>
                <w:b/>
                <w:bCs/>
                <w:color w:val="auto"/>
              </w:rPr>
            </w:pPr>
            <w:ins w:id="285" w:author="Gina Thompson" w:date="2026-02-12T15:42:00Z" w16du:dateUtc="2026-02-12T07:42:00Z">
              <w:r w:rsidRPr="000D2AE2">
                <w:rPr>
                  <w:b/>
                  <w:bCs/>
                  <w:color w:val="auto"/>
                </w:rPr>
                <w:t xml:space="preserve">Important Notice – Please read: </w:t>
              </w:r>
            </w:ins>
            <w:r w:rsidRPr="000D2AE2">
              <w:rPr>
                <w:b/>
                <w:bCs/>
                <w:color w:val="auto"/>
              </w:rPr>
              <w:t xml:space="preserve">Default Notice under section 6Q of the Privacy Act 1988 </w:t>
            </w:r>
          </w:p>
          <w:p w14:paraId="6689D6D1" w14:textId="77777777" w:rsidR="00156889" w:rsidRPr="00167548" w:rsidRDefault="00156889" w:rsidP="00156889">
            <w:pPr>
              <w:rPr>
                <w:b/>
                <w:bCs/>
              </w:rPr>
            </w:pPr>
          </w:p>
          <w:p w14:paraId="5102EF4F" w14:textId="77777777" w:rsidR="00156889" w:rsidRPr="00167548" w:rsidRDefault="00156889" w:rsidP="00156889">
            <w:pPr>
              <w:rPr>
                <w:color w:val="0070C0"/>
              </w:rPr>
            </w:pPr>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t>,</w:t>
            </w:r>
          </w:p>
          <w:p w14:paraId="78A38C4D" w14:textId="77777777" w:rsidR="00156889" w:rsidRPr="00167548" w:rsidRDefault="00156889" w:rsidP="00156889"/>
          <w:p w14:paraId="354A67AD" w14:textId="77777777" w:rsidR="00156889" w:rsidRPr="00167548" w:rsidRDefault="00156889" w:rsidP="00156889">
            <w:r w:rsidRPr="00167548">
              <w:t>Your service</w:t>
            </w:r>
            <w:ins w:id="286" w:author="Gina Thompson" w:date="2026-02-16T08:42:00Z" w16du:dateUtc="2026-02-16T00:42:00Z">
              <w:r>
                <w:t>(s)</w:t>
              </w:r>
            </w:ins>
            <w:r w:rsidRPr="00167548">
              <w:t xml:space="preserve"> ha</w:t>
            </w:r>
            <w:ins w:id="287" w:author="Gina Thompson" w:date="2026-02-16T08:41:00Z" w16du:dateUtc="2026-02-16T00:41:00Z">
              <w:r>
                <w:t>ve</w:t>
              </w:r>
            </w:ins>
            <w:del w:id="288" w:author="Gina Thompson" w:date="2026-02-16T08:41:00Z" w16du:dateUtc="2026-02-16T00:41:00Z">
              <w:r w:rsidRPr="00167548" w:rsidDel="001326BE">
                <w:delText>s</w:delText>
              </w:r>
            </w:del>
            <w:r w:rsidRPr="00167548">
              <w:t xml:space="preserve"> been disconnected and your contract terminated. </w:t>
            </w:r>
          </w:p>
          <w:p w14:paraId="02781B83" w14:textId="77777777" w:rsidR="00156889" w:rsidRPr="00167548" w:rsidRDefault="00156889" w:rsidP="00156889"/>
          <w:p w14:paraId="54C424E4" w14:textId="77777777" w:rsidR="00156889" w:rsidRDefault="00156889" w:rsidP="00156889">
            <w:pPr>
              <w:rPr>
                <w:ins w:id="289" w:author="Gina Thompson" w:date="2026-02-12T15:39:00Z" w16du:dateUtc="2026-02-12T07:39:00Z"/>
              </w:rPr>
            </w:pPr>
            <w:r w:rsidRPr="00167548">
              <w:t xml:space="preserve">You were issued with a final bill made up of the remaining monthly service charges, any outstanding device and/or accessory equipment charges and any termination fees (as applicable) on your contract. </w:t>
            </w:r>
            <w:ins w:id="290" w:author="Gina Thompson" w:date="2026-02-13T14:23:00Z" w16du:dateUtc="2026-02-13T06:23:00Z">
              <w:r>
                <w:br/>
              </w:r>
            </w:ins>
          </w:p>
          <w:p w14:paraId="03C8106E" w14:textId="77777777" w:rsidR="00156889" w:rsidRPr="00167548" w:rsidRDefault="00156889" w:rsidP="00156889">
            <w:r w:rsidRPr="00167548">
              <w:t xml:space="preserve">Your final bill remains unpaid and is now 60 days overdue. </w:t>
            </w:r>
          </w:p>
          <w:p w14:paraId="2D2B0F06" w14:textId="77777777" w:rsidR="00156889" w:rsidRPr="00167548" w:rsidRDefault="00156889" w:rsidP="00156889"/>
          <w:p w14:paraId="67EC2275" w14:textId="77777777" w:rsidR="00156889" w:rsidRPr="00167548" w:rsidDel="00681499" w:rsidRDefault="00156889" w:rsidP="00156889">
            <w:pPr>
              <w:rPr>
                <w:del w:id="291" w:author="Gina Thompson" w:date="2026-02-12T15:09:00Z" w16du:dateUtc="2026-02-12T07:09:00Z"/>
              </w:rPr>
            </w:pPr>
            <w:del w:id="292" w:author="Gina Thompson" w:date="2026-02-12T15:09:00Z" w16du:dateUtc="2026-02-12T07:09:00Z">
              <w:r w:rsidRPr="00167548" w:rsidDel="00681499">
                <w:delText xml:space="preserve">If you have paid your account recently, then thank you, and don't worry about reading on. </w:delText>
              </w:r>
            </w:del>
          </w:p>
          <w:p w14:paraId="68F2D511" w14:textId="77777777" w:rsidR="00156889" w:rsidRPr="00167548" w:rsidRDefault="00156889" w:rsidP="00156889"/>
          <w:p w14:paraId="46E4E2F7" w14:textId="77777777" w:rsidR="00156889" w:rsidRDefault="00156889" w:rsidP="00156889">
            <w:pPr>
              <w:rPr>
                <w:ins w:id="293" w:author="Gina Thompson" w:date="2026-02-12T15:09:00Z" w16du:dateUtc="2026-02-12T07:09:00Z"/>
              </w:rPr>
            </w:pPr>
            <w:r w:rsidRPr="00167548">
              <w:lastRenderedPageBreak/>
              <w:t xml:space="preserve">Please pay the total balance due (shown above) immediately. You can </w:t>
            </w:r>
            <w:del w:id="294" w:author="Gina Thompson" w:date="2026-02-12T15:08:00Z" w16du:dateUtc="2026-02-12T07:08:00Z">
              <w:r w:rsidRPr="00167548" w:rsidDel="004338E7">
                <w:delText xml:space="preserve">make a </w:delText>
              </w:r>
            </w:del>
            <w:r w:rsidRPr="00167548">
              <w:t>pay</w:t>
            </w:r>
            <w:del w:id="295" w:author="Gina Thompson" w:date="2026-02-12T15:08:00Z" w16du:dateUtc="2026-02-12T07:08:00Z">
              <w:r w:rsidRPr="00167548" w:rsidDel="004338E7">
                <w:delText>ment</w:delText>
              </w:r>
            </w:del>
            <w:r w:rsidRPr="00167548">
              <w:t xml:space="preserve"> using any of the payment methods on this notice.</w:t>
            </w:r>
          </w:p>
          <w:p w14:paraId="55E3E5E3" w14:textId="77777777" w:rsidR="00156889" w:rsidRDefault="00156889" w:rsidP="00156889">
            <w:pPr>
              <w:rPr>
                <w:ins w:id="296" w:author="Gina Thompson" w:date="2026-02-12T15:09:00Z" w16du:dateUtc="2026-02-12T07:09:00Z"/>
              </w:rPr>
            </w:pPr>
          </w:p>
          <w:p w14:paraId="22F70C3C" w14:textId="77777777" w:rsidR="00156889" w:rsidRPr="00167548" w:rsidRDefault="00156889" w:rsidP="00156889">
            <w:ins w:id="297" w:author="Gina Thompson" w:date="2026-02-12T15:09:00Z" w16du:dateUtc="2026-02-12T07:09:00Z">
              <w:r w:rsidRPr="00167548">
                <w:t xml:space="preserve">If you have </w:t>
              </w:r>
            </w:ins>
            <w:ins w:id="298" w:author="Gina Thompson" w:date="2026-02-13T14:51:00Z" w16du:dateUtc="2026-02-13T06:51:00Z">
              <w:r>
                <w:t>settle</w:t>
              </w:r>
            </w:ins>
            <w:ins w:id="299" w:author="Gina Thompson" w:date="2026-02-12T15:09:00Z" w16du:dateUtc="2026-02-12T07:09:00Z">
              <w:r w:rsidRPr="00167548">
                <w:t xml:space="preserve">d your account recently, then thank you, and don't worry about reading on. </w:t>
              </w:r>
            </w:ins>
          </w:p>
          <w:p w14:paraId="7A9D1A4F" w14:textId="77777777" w:rsidR="00156889" w:rsidRPr="00167548" w:rsidRDefault="00156889" w:rsidP="00156889"/>
          <w:p w14:paraId="78073199" w14:textId="77777777" w:rsidR="00156889" w:rsidRPr="00167548" w:rsidRDefault="00156889" w:rsidP="00156889">
            <w:pPr>
              <w:rPr>
                <w:b/>
                <w:bCs/>
              </w:rPr>
            </w:pPr>
            <w:r w:rsidRPr="00167548">
              <w:rPr>
                <w:b/>
                <w:bCs/>
              </w:rPr>
              <w:t>Failure to pay the total overdue balance will result in the following:</w:t>
            </w:r>
          </w:p>
          <w:p w14:paraId="47069FCF" w14:textId="77777777" w:rsidR="00156889" w:rsidRPr="00167548" w:rsidRDefault="00156889" w:rsidP="00156889">
            <w:pPr>
              <w:rPr>
                <w:b/>
                <w:bCs/>
              </w:rPr>
            </w:pPr>
          </w:p>
          <w:p w14:paraId="642DB152" w14:textId="77777777" w:rsidR="00156889" w:rsidRPr="00167548" w:rsidRDefault="00156889" w:rsidP="00156889">
            <w:pPr>
              <w:pStyle w:val="ListParagraph"/>
              <w:numPr>
                <w:ilvl w:val="0"/>
                <w:numId w:val="4"/>
              </w:numPr>
            </w:pPr>
            <w:r w:rsidRPr="00167548">
              <w:t>Your account has been referred to one of our authorised debt recovery agents to commence action, which may involve additional costs if a solicitor is engaged to initiate legal action.</w:t>
            </w:r>
            <w:r w:rsidRPr="00167548">
              <w:br/>
            </w:r>
          </w:p>
          <w:p w14:paraId="47F890EC" w14:textId="5D8A5D57" w:rsidR="00156889" w:rsidRPr="00167548" w:rsidRDefault="00156889" w:rsidP="00156889">
            <w:pPr>
              <w:pStyle w:val="ListParagraph"/>
              <w:numPr>
                <w:ilvl w:val="0"/>
                <w:numId w:val="4"/>
              </w:numPr>
            </w:pPr>
            <w:r w:rsidRPr="00167548">
              <w:t xml:space="preserve">It is our policy to list </w:t>
            </w:r>
            <w:commentRangeStart w:id="300"/>
            <w:r w:rsidRPr="00167548">
              <w:t xml:space="preserve">payment </w:t>
            </w:r>
            <w:commentRangeEnd w:id="300"/>
            <w:r>
              <w:rPr>
                <w:rStyle w:val="CommentReference"/>
                <w:rFonts w:eastAsiaTheme="minorEastAsia"/>
                <w:lang w:eastAsia="en-AU"/>
                <w14:ligatures w14:val="none"/>
              </w:rPr>
              <w:commentReference w:id="300"/>
            </w:r>
            <w:del w:id="301" w:author="Gina Thompson" w:date="2026-02-13T14:31:00Z" w16du:dateUtc="2026-02-13T06:31:00Z">
              <w:r w:rsidRPr="00167548" w:rsidDel="00142B42">
                <w:delText>credit</w:delText>
              </w:r>
            </w:del>
            <w:r w:rsidRPr="00167548">
              <w:t xml:space="preserve"> defaults with Equifax and </w:t>
            </w:r>
            <w:ins w:id="302" w:author="Gina Thompson" w:date="2026-03-05T14:07:00Z" w16du:dateUtc="2026-03-05T06:07:00Z">
              <w:r w:rsidR="009B04E1">
                <w:t>Experian</w:t>
              </w:r>
            </w:ins>
            <w:del w:id="303" w:author="Gina Thompson" w:date="2026-03-05T14:07:00Z" w16du:dateUtc="2026-03-05T06:07:00Z">
              <w:r w:rsidRPr="00167548" w:rsidDel="009B04E1">
                <w:delText>illion</w:delText>
              </w:r>
            </w:del>
            <w:r w:rsidRPr="00167548">
              <w:t>. A payment default listing on your credit file can remain there for up to 5 years and may affect your ability to obtain future finance or credit; and</w:t>
            </w:r>
            <w:r w:rsidRPr="00167548">
              <w:br/>
            </w:r>
          </w:p>
          <w:p w14:paraId="25DC8A6C" w14:textId="05FBCA8F" w:rsidR="00156889" w:rsidRPr="00167548" w:rsidDel="00DB6269" w:rsidRDefault="00156889" w:rsidP="00156889">
            <w:pPr>
              <w:pStyle w:val="ListParagraph"/>
              <w:numPr>
                <w:ilvl w:val="0"/>
                <w:numId w:val="4"/>
              </w:numPr>
              <w:rPr>
                <w:del w:id="304" w:author="Gina Thompson" w:date="2026-03-05T12:27:00Z" w16du:dateUtc="2026-03-05T04:27:00Z"/>
              </w:rPr>
            </w:pPr>
            <w:del w:id="305" w:author="Gina Thompson" w:date="2026-03-05T12:27:00Z" w16du:dateUtc="2026-03-05T04:27:00Z">
              <w:r w:rsidRPr="00167548" w:rsidDel="00DB6269">
                <w:delText xml:space="preserve">It is also our policy to sell any unrecovered debt to a </w:delText>
              </w:r>
              <w:commentRangeStart w:id="306"/>
              <w:r w:rsidRPr="00167548" w:rsidDel="00DB6269">
                <w:delText xml:space="preserve">debt </w:delText>
              </w:r>
            </w:del>
            <w:commentRangeEnd w:id="306"/>
            <w:r w:rsidR="00DB6269">
              <w:rPr>
                <w:rStyle w:val="CommentReference"/>
                <w:rFonts w:eastAsiaTheme="minorEastAsia"/>
                <w:lang w:eastAsia="en-AU"/>
                <w14:ligatures w14:val="none"/>
              </w:rPr>
              <w:commentReference w:id="306"/>
            </w:r>
            <w:del w:id="307" w:author="Gina Thompson" w:date="2026-03-05T12:27:00Z" w16du:dateUtc="2026-03-05T04:27:00Z">
              <w:r w:rsidRPr="00167548" w:rsidDel="00DB6269">
                <w:delText>purchaser who will continue their own recovery process.</w:delText>
              </w:r>
            </w:del>
          </w:p>
          <w:p w14:paraId="18B71F2A" w14:textId="77777777" w:rsidR="00156889" w:rsidRPr="00167548" w:rsidRDefault="00156889" w:rsidP="00156889"/>
          <w:p w14:paraId="44333E23" w14:textId="77777777" w:rsidR="00156889" w:rsidRPr="00167548" w:rsidDel="00EE445B" w:rsidRDefault="00156889" w:rsidP="00156889">
            <w:pPr>
              <w:rPr>
                <w:del w:id="308" w:author="Gina Thompson" w:date="2026-02-12T14:40:00Z" w16du:dateUtc="2026-02-12T06:40:00Z"/>
              </w:rPr>
            </w:pPr>
            <w:del w:id="309" w:author="Gina Thompson" w:date="2026-02-12T14:40:00Z" w16du:dateUtc="2026-02-12T06:40:00Z">
              <w:r w:rsidRPr="00167548" w:rsidDel="00EE445B">
                <w:delText xml:space="preserve">Please do not ignore this notice. If you are experiencing financial hardship, we may be able to assist you. Please call us on </w:delText>
              </w:r>
              <w:r w:rsidDel="00EE445B">
                <w:rPr>
                  <w:highlight w:val="yellow"/>
                </w:rPr>
                <w:delText>FHP</w:delText>
              </w:r>
              <w:r w:rsidRPr="00167548" w:rsidDel="00EE445B">
                <w:rPr>
                  <w:highlight w:val="yellow"/>
                </w:rPr>
                <w:delText xml:space="preserve"> PHONE NUMBER</w:delText>
              </w:r>
              <w:r w:rsidRPr="00167548" w:rsidDel="00EE445B">
                <w:rPr>
                  <w:color w:val="FF0000"/>
                </w:rPr>
                <w:delText xml:space="preserve"> </w:delText>
              </w:r>
              <w:r w:rsidRPr="00167548" w:rsidDel="00EE445B">
                <w:delText>to discuss your situation. You can call us from 8am to 8pm AEST, Monday to Friday. To review our Financial Hardship Policy, visit</w:delText>
              </w:r>
              <w:r w:rsidRPr="00167548" w:rsidDel="00EE445B">
                <w:rPr>
                  <w:lang w:val="en-GB"/>
                </w:rPr>
                <w:delText xml:space="preserve"> </w:delText>
              </w:r>
              <w:r w:rsidRPr="00167548" w:rsidDel="00EE445B">
                <w:rPr>
                  <w:highlight w:val="yellow"/>
                  <w:lang w:val="en-GB"/>
                </w:rPr>
                <w:delText>FHP URL.</w:delText>
              </w:r>
            </w:del>
          </w:p>
          <w:p w14:paraId="7CE3A12C" w14:textId="629AEDB8" w:rsidR="00156889" w:rsidRPr="00167548" w:rsidRDefault="00156889" w:rsidP="00156889">
            <w:pPr>
              <w:rPr>
                <w:ins w:id="310" w:author="Gina Thompson" w:date="2026-02-12T14:40:00Z" w16du:dateUtc="2026-02-12T06:40:00Z"/>
                <w:lang w:val="en-GB"/>
              </w:rPr>
            </w:pPr>
            <w:ins w:id="311" w:author="Gina Thompson" w:date="2026-02-12T14:40:00Z" w16du:dateUtc="2026-02-12T06:40:00Z">
              <w:r w:rsidRPr="00167548">
                <w:t>If you are experiencing financial hardship</w:t>
              </w:r>
              <w:r>
                <w:t>,</w:t>
              </w:r>
              <w:r w:rsidRPr="00167548">
                <w:t xml:space="preserve"> </w:t>
              </w:r>
              <w:r>
                <w:t>p</w:t>
              </w:r>
              <w:r w:rsidRPr="00167548">
                <w:t xml:space="preserve">lease call us on </w:t>
              </w:r>
            </w:ins>
            <w:ins w:id="312" w:author="Gina Thompson" w:date="2026-02-17T12:32:00Z" w16du:dateUtc="2026-02-17T04:32:00Z">
              <w:r w:rsidR="00B2216A">
                <w:rPr>
                  <w:highlight w:val="yellow"/>
                </w:rPr>
                <w:t xml:space="preserve">COLLECTIONS </w:t>
              </w:r>
            </w:ins>
            <w:ins w:id="313" w:author="Gina Thompson" w:date="2026-02-12T14:40:00Z" w16du:dateUtc="2026-02-12T06:40:00Z">
              <w:r w:rsidRPr="00167548">
                <w:rPr>
                  <w:highlight w:val="yellow"/>
                </w:rPr>
                <w:t xml:space="preserve">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314" w:author="Gina Thompson" w:date="2026-03-05T14:00:00Z" w16du:dateUtc="2026-03-05T06:00:00Z">
              <w:r w:rsidR="00511E1D">
                <w:t>8</w:t>
              </w:r>
            </w:ins>
            <w:ins w:id="315" w:author="Gina Thompson" w:date="2026-02-12T14:40:00Z" w16du:dateUtc="2026-02-12T06:40:00Z">
              <w:r w:rsidRPr="00167548">
                <w:t xml:space="preserve">am to </w:t>
              </w:r>
            </w:ins>
            <w:ins w:id="316" w:author="Gina Thompson" w:date="2026-03-05T14:00:00Z" w16du:dateUtc="2026-03-05T06:00:00Z">
              <w:r w:rsidR="00511E1D">
                <w:t>8</w:t>
              </w:r>
            </w:ins>
            <w:ins w:id="317" w:author="Gina Thompson" w:date="2026-02-12T14:40:00Z" w16du:dateUtc="2026-02-12T06:40: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43AB1ABB" w14:textId="77777777" w:rsidR="00156889" w:rsidRPr="00167548" w:rsidRDefault="00156889" w:rsidP="00156889"/>
          <w:p w14:paraId="162D5A9E" w14:textId="1A707577" w:rsidR="00156889" w:rsidRPr="00167548" w:rsidRDefault="00156889" w:rsidP="00156889">
            <w:r w:rsidRPr="00167548">
              <w:t>Regards</w:t>
            </w:r>
            <w:r w:rsidR="0006685F">
              <w:t>,</w:t>
            </w:r>
          </w:p>
          <w:p w14:paraId="64FA1B57" w14:textId="77777777" w:rsidR="00156889" w:rsidRPr="00167548" w:rsidRDefault="00156889" w:rsidP="00156889"/>
          <w:p w14:paraId="69F7BE6E" w14:textId="77777777" w:rsidR="00156889" w:rsidRPr="00167548" w:rsidRDefault="00156889" w:rsidP="00156889">
            <w:pPr>
              <w:rPr>
                <w:b/>
                <w:bCs/>
              </w:rPr>
            </w:pPr>
            <w:ins w:id="318" w:author="Gina Thompson" w:date="2026-02-12T15:12:00Z" w16du:dateUtc="2026-02-12T07:12:00Z">
              <w:r w:rsidRPr="008D2EFE">
                <w:rPr>
                  <w:b/>
                  <w:bCs/>
                </w:rPr>
                <w:lastRenderedPageBreak/>
                <w:t xml:space="preserve">The </w:t>
              </w:r>
            </w:ins>
            <w:r w:rsidRPr="00167548">
              <w:rPr>
                <w:b/>
                <w:bCs/>
                <w:highlight w:val="yellow"/>
              </w:rPr>
              <w:t>BRAND</w:t>
            </w:r>
            <w:r w:rsidRPr="00167548">
              <w:rPr>
                <w:b/>
                <w:bCs/>
              </w:rPr>
              <w:t xml:space="preserve"> Collections Team</w:t>
            </w:r>
          </w:p>
          <w:p w14:paraId="60517C64" w14:textId="77777777" w:rsidR="00156889" w:rsidRDefault="00156889" w:rsidP="00156889"/>
          <w:p w14:paraId="311E00E4" w14:textId="77777777" w:rsidR="00156889" w:rsidRPr="00167548" w:rsidRDefault="00156889" w:rsidP="00156889">
            <w:pPr>
              <w:rPr>
                <w:highlight w:val="cyan"/>
              </w:rPr>
            </w:pPr>
            <w:r w:rsidRPr="00167548">
              <w:rPr>
                <w:highlight w:val="cyan"/>
              </w:rPr>
              <w:t>HOW TO PAY COMPONENT</w:t>
            </w:r>
          </w:p>
          <w:p w14:paraId="6714E844" w14:textId="77777777" w:rsidR="00156889" w:rsidRPr="00167548" w:rsidRDefault="00156889" w:rsidP="00156889">
            <w:pPr>
              <w:rPr>
                <w:highlight w:val="cyan"/>
              </w:rPr>
            </w:pPr>
          </w:p>
          <w:p w14:paraId="281F76CF" w14:textId="77777777" w:rsidR="00156889" w:rsidRPr="00167548" w:rsidRDefault="00156889" w:rsidP="00156889">
            <w:r w:rsidRPr="00167548">
              <w:rPr>
                <w:highlight w:val="cyan"/>
              </w:rPr>
              <w:t>PAYMENT SLIP COMPONENT</w:t>
            </w:r>
          </w:p>
          <w:p w14:paraId="5A1DB193" w14:textId="77777777" w:rsidR="00156889" w:rsidRDefault="00156889" w:rsidP="00156889"/>
          <w:p w14:paraId="40322E18" w14:textId="77777777" w:rsidR="00156889" w:rsidRPr="00167548" w:rsidRDefault="00156889" w:rsidP="00156889">
            <w:r>
              <w:rPr>
                <w:highlight w:val="cyan"/>
              </w:rPr>
              <w:t>SECURITY FOOTER</w:t>
            </w:r>
            <w:r w:rsidRPr="00167548">
              <w:rPr>
                <w:highlight w:val="cyan"/>
              </w:rPr>
              <w:t xml:space="preserve"> COMPONENT</w:t>
            </w:r>
          </w:p>
          <w:p w14:paraId="5D428963"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rPr>
            </w:pPr>
          </w:p>
        </w:tc>
      </w:tr>
      <w:tr w:rsidR="00156889" w:rsidRPr="00167548" w14:paraId="6F83C628" w14:textId="77777777" w:rsidTr="006F0E93">
        <w:tc>
          <w:tcPr>
            <w:tcW w:w="2828" w:type="dxa"/>
          </w:tcPr>
          <w:p w14:paraId="565E63A9" w14:textId="77777777" w:rsidR="00156889" w:rsidRPr="00167548" w:rsidRDefault="00156889" w:rsidP="00156889">
            <w:pPr>
              <w:rPr>
                <w:b/>
                <w:bCs/>
              </w:rPr>
            </w:pPr>
            <w:r>
              <w:rPr>
                <w:b/>
                <w:bCs/>
              </w:rPr>
              <w:lastRenderedPageBreak/>
              <w:t>Demand Notice 6 -</w:t>
            </w:r>
            <w:r w:rsidRPr="00167548">
              <w:rPr>
                <w:b/>
                <w:bCs/>
              </w:rPr>
              <w:t>Credit Default Notice - 21D</w:t>
            </w:r>
          </w:p>
          <w:p w14:paraId="7E22346A" w14:textId="77777777" w:rsidR="00156889" w:rsidRDefault="00156889" w:rsidP="00156889">
            <w:r w:rsidRPr="00167548">
              <w:br/>
              <w:t>Sent when an unpaid balance is 90 or more days overdue.</w:t>
            </w:r>
          </w:p>
          <w:p w14:paraId="0141C78A" w14:textId="77777777" w:rsidR="00156889" w:rsidRDefault="00156889" w:rsidP="00156889"/>
          <w:p w14:paraId="0B688623" w14:textId="5390A484" w:rsidR="00156889" w:rsidRPr="00167548" w:rsidRDefault="00156889" w:rsidP="00156889">
            <w:pPr>
              <w:rPr>
                <w:b/>
                <w:bCs/>
              </w:rPr>
            </w:pPr>
            <w:r>
              <w:t>Only sent to credit-checked customers.</w:t>
            </w:r>
          </w:p>
        </w:tc>
        <w:tc>
          <w:tcPr>
            <w:tcW w:w="2206" w:type="dxa"/>
          </w:tcPr>
          <w:p w14:paraId="6F043C4F" w14:textId="77777777" w:rsidR="00156889" w:rsidRPr="00167548" w:rsidRDefault="00156889" w:rsidP="00156889">
            <w:pPr>
              <w:rPr>
                <w:rFonts w:eastAsia="Times New Roman" w:cs="Times New Roman"/>
                <w:color w:val="000000"/>
                <w:kern w:val="0"/>
                <w:lang w:eastAsia="en-AU"/>
                <w14:ligatures w14:val="none"/>
              </w:rPr>
            </w:pPr>
            <w:r w:rsidRPr="00167548">
              <w:rPr>
                <w:rFonts w:eastAsia="Times New Roman" w:cs="Times New Roman"/>
                <w:color w:val="000000"/>
                <w:kern w:val="0"/>
                <w:lang w:eastAsia="en-AU"/>
                <w14:ligatures w14:val="none"/>
              </w:rPr>
              <w:t>TPG_DWL1</w:t>
            </w:r>
            <w:r w:rsidRPr="00167548">
              <w:rPr>
                <w:rFonts w:eastAsia="Times New Roman" w:cs="Times New Roman"/>
                <w:color w:val="000000"/>
                <w:kern w:val="0"/>
                <w:lang w:eastAsia="en-AU"/>
                <w14:ligatures w14:val="none"/>
              </w:rPr>
              <w:br/>
            </w:r>
          </w:p>
          <w:p w14:paraId="43EEA1B0" w14:textId="108A9EA2" w:rsidR="00156889" w:rsidRPr="00167548" w:rsidRDefault="00156889" w:rsidP="00156889">
            <w:r w:rsidRPr="00167548">
              <w:rPr>
                <w:rFonts w:eastAsia="Times New Roman" w:cs="Times New Roman"/>
                <w:color w:val="000000"/>
                <w:kern w:val="0"/>
                <w:lang w:eastAsia="en-AU"/>
                <w14:ligatures w14:val="none"/>
              </w:rPr>
              <w:t>IINET_DWL1</w:t>
            </w:r>
          </w:p>
        </w:tc>
        <w:tc>
          <w:tcPr>
            <w:tcW w:w="8914" w:type="dxa"/>
          </w:tcPr>
          <w:p w14:paraId="2CA42B38"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11ADA56"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6E36EAA8"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Pr="00167548">
              <w:rPr>
                <w:color w:val="000000"/>
                <w:lang w:val="en-US"/>
              </w:rPr>
              <w:t>Important</w:t>
            </w:r>
            <w:del w:id="319" w:author="Gina Thompson" w:date="2026-02-12T15:02:00Z" w16du:dateUtc="2026-02-12T07:02:00Z">
              <w:r w:rsidRPr="00167548" w:rsidDel="00FE2B2B">
                <w:rPr>
                  <w:color w:val="000000"/>
                  <w:lang w:val="en-US"/>
                </w:rPr>
                <w:delText xml:space="preserve"> information about your account</w:delText>
              </w:r>
            </w:del>
            <w:ins w:id="320" w:author="Gina Thompson" w:date="2026-02-12T15:02:00Z" w16du:dateUtc="2026-02-12T07:02:00Z">
              <w:r>
                <w:rPr>
                  <w:color w:val="000000"/>
                  <w:lang w:val="en-US"/>
                </w:rPr>
                <w:t>: Default Notice</w:t>
              </w:r>
            </w:ins>
          </w:p>
          <w:p w14:paraId="4BD531EE" w14:textId="77777777" w:rsidR="00156889" w:rsidRPr="00167548" w:rsidRDefault="00156889" w:rsidP="00156889"/>
          <w:p w14:paraId="4CE95DE3" w14:textId="77777777" w:rsidR="00156889" w:rsidRPr="00167548" w:rsidRDefault="00156889" w:rsidP="00156889">
            <w:pPr>
              <w:rPr>
                <w:b/>
                <w:bCs/>
              </w:rPr>
            </w:pPr>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p>
          <w:p w14:paraId="2FC3B2EB" w14:textId="77777777" w:rsidR="00156889" w:rsidRPr="00167548" w:rsidRDefault="00156889" w:rsidP="00156889">
            <w:pPr>
              <w:rPr>
                <w:b/>
                <w:bCs/>
              </w:rPr>
            </w:pPr>
          </w:p>
          <w:p w14:paraId="01B3B8F7" w14:textId="77777777" w:rsidR="00156889" w:rsidRPr="00167548" w:rsidRDefault="00156889" w:rsidP="00156889">
            <w:pPr>
              <w:rPr>
                <w:b/>
                <w:bCs/>
                <w:color w:val="0070C0"/>
              </w:rPr>
            </w:pPr>
            <w:r w:rsidRPr="00167548">
              <w:rPr>
                <w:b/>
                <w:bCs/>
              </w:rPr>
              <w:t>Total Balance Due:</w:t>
            </w:r>
            <w:r>
              <w:rPr>
                <w:b/>
                <w:bCs/>
              </w:rPr>
              <w:t xml:space="preserve"> </w:t>
            </w:r>
            <w:r w:rsidRPr="00BC1D76">
              <w:t>$</w:t>
            </w:r>
            <w:r w:rsidRPr="00167548">
              <w:rPr>
                <w:b/>
                <w:bCs/>
              </w:rPr>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66CB9C2B" w14:textId="77777777" w:rsidR="00156889" w:rsidRPr="00167548" w:rsidRDefault="00156889" w:rsidP="00156889">
            <w:pPr>
              <w:rPr>
                <w:b/>
                <w:bCs/>
              </w:rPr>
            </w:pPr>
          </w:p>
          <w:p w14:paraId="2C32FF8E" w14:textId="77777777" w:rsidR="00156889" w:rsidRPr="000D2AE2" w:rsidRDefault="00156889" w:rsidP="00156889">
            <w:pPr>
              <w:pStyle w:val="Heading3"/>
              <w:rPr>
                <w:b/>
                <w:bCs/>
                <w:color w:val="auto"/>
              </w:rPr>
            </w:pPr>
            <w:ins w:id="321" w:author="Gina Thompson" w:date="2026-02-12T15:40:00Z" w16du:dateUtc="2026-02-12T07:40:00Z">
              <w:r w:rsidRPr="000D2AE2">
                <w:rPr>
                  <w:b/>
                  <w:bCs/>
                  <w:color w:val="auto"/>
                </w:rPr>
                <w:t xml:space="preserve">Important Notice – Please read: </w:t>
              </w:r>
            </w:ins>
            <w:r w:rsidRPr="000D2AE2">
              <w:rPr>
                <w:b/>
                <w:bCs/>
                <w:color w:val="auto"/>
              </w:rPr>
              <w:t xml:space="preserve">Default Notice under section 21D(3)(d) of the Privacy Act 1988 </w:t>
            </w:r>
          </w:p>
          <w:p w14:paraId="3B82C493" w14:textId="77777777" w:rsidR="00156889" w:rsidRPr="00167548" w:rsidRDefault="00156889" w:rsidP="00156889">
            <w:pPr>
              <w:rPr>
                <w:b/>
                <w:bCs/>
              </w:rPr>
            </w:pPr>
          </w:p>
          <w:p w14:paraId="22BC1B03" w14:textId="77777777" w:rsidR="00156889" w:rsidRPr="00167548" w:rsidRDefault="00156889" w:rsidP="00156889">
            <w:pPr>
              <w:rPr>
                <w:b/>
                <w:bCs/>
              </w:rPr>
            </w:pPr>
            <w:r w:rsidRPr="00167548">
              <w:rPr>
                <w:lang w:val="en-GB"/>
              </w:rPr>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Pr="00167548">
              <w:t>,</w:t>
            </w:r>
          </w:p>
          <w:p w14:paraId="2565133D" w14:textId="77777777" w:rsidR="00156889" w:rsidRPr="00167548" w:rsidRDefault="00156889" w:rsidP="00156889"/>
          <w:p w14:paraId="319FDA23" w14:textId="77777777" w:rsidR="00156889" w:rsidRDefault="00156889" w:rsidP="00156889">
            <w:pPr>
              <w:rPr>
                <w:ins w:id="322" w:author="Gina Thompson" w:date="2026-02-12T15:08:00Z" w16du:dateUtc="2026-02-12T07:08:00Z"/>
              </w:rPr>
            </w:pPr>
            <w:r w:rsidRPr="00167548">
              <w:t xml:space="preserve">Payment of the total balance due on your final bill </w:t>
            </w:r>
            <w:del w:id="323" w:author="Gina Thompson" w:date="2026-02-12T15:03:00Z" w16du:dateUtc="2026-02-12T07:03:00Z">
              <w:r w:rsidRPr="00167548" w:rsidDel="0066745F">
                <w:delText>(shown above)</w:delText>
              </w:r>
            </w:del>
            <w:r w:rsidRPr="00167548">
              <w:t xml:space="preserve"> is now </w:t>
            </w:r>
            <w:del w:id="324" w:author="Gina Thompson" w:date="2026-02-12T15:03:00Z" w16du:dateUtc="2026-02-12T07:03:00Z">
              <w:r w:rsidRPr="00167548" w:rsidDel="0066745F">
                <w:delText xml:space="preserve">[more than] </w:delText>
              </w:r>
            </w:del>
            <w:r w:rsidRPr="00167548">
              <w:t xml:space="preserve">90 days </w:t>
            </w:r>
            <w:ins w:id="325" w:author="Gina Thompson" w:date="2026-02-12T15:03:00Z" w16du:dateUtc="2026-02-12T07:03:00Z">
              <w:r>
                <w:t xml:space="preserve">or more </w:t>
              </w:r>
            </w:ins>
            <w:r w:rsidRPr="00167548">
              <w:t xml:space="preserve">overdue. </w:t>
            </w:r>
          </w:p>
          <w:p w14:paraId="5C80356C" w14:textId="77777777" w:rsidR="00156889" w:rsidRDefault="00156889" w:rsidP="00156889">
            <w:pPr>
              <w:rPr>
                <w:ins w:id="326" w:author="Gina Thompson" w:date="2026-02-12T15:08:00Z" w16du:dateUtc="2026-02-12T07:08:00Z"/>
              </w:rPr>
            </w:pPr>
          </w:p>
          <w:p w14:paraId="3D8E5FBA" w14:textId="77777777" w:rsidR="00156889" w:rsidRPr="00167548" w:rsidRDefault="00156889" w:rsidP="00156889">
            <w:r w:rsidRPr="00167548">
              <w:t xml:space="preserve">Please pay the total balance due (shown above) immediately. You can pay using any of the payment methods on </w:t>
            </w:r>
            <w:del w:id="327" w:author="Gina Thompson" w:date="2026-02-12T15:05:00Z" w16du:dateUtc="2026-02-12T07:05:00Z">
              <w:r w:rsidRPr="00167548" w:rsidDel="00381FD3">
                <w:delText xml:space="preserve">the back of </w:delText>
              </w:r>
            </w:del>
            <w:r w:rsidRPr="00167548">
              <w:t>this notice.</w:t>
            </w:r>
          </w:p>
          <w:p w14:paraId="19FB4734" w14:textId="77777777" w:rsidR="00156889" w:rsidRPr="00167548" w:rsidRDefault="00156889" w:rsidP="00156889"/>
          <w:p w14:paraId="57E74731" w14:textId="77777777" w:rsidR="00156889" w:rsidRPr="00167548" w:rsidRDefault="00156889" w:rsidP="00156889">
            <w:r w:rsidRPr="00167548">
              <w:t>If you have paid your account recently, then thank you, and don’t worry about reading on.</w:t>
            </w:r>
          </w:p>
          <w:p w14:paraId="5EA31092" w14:textId="77777777" w:rsidR="00156889" w:rsidRPr="00167548" w:rsidRDefault="00156889" w:rsidP="00156889"/>
          <w:p w14:paraId="30BF8EDA" w14:textId="49599404" w:rsidR="00156889" w:rsidRPr="00167548" w:rsidRDefault="00156889" w:rsidP="00156889">
            <w:r w:rsidRPr="00167548">
              <w:t>If, after receipt of this notice,</w:t>
            </w:r>
            <w:r w:rsidRPr="00167548">
              <w:rPr>
                <w:b/>
                <w:bCs/>
              </w:rPr>
              <w:t xml:space="preserve"> </w:t>
            </w:r>
            <w:r w:rsidRPr="00167548">
              <w:t xml:space="preserve">you fail to pay the total overdue balance to us in full within 14 days, we will list your payment default with Equifax and </w:t>
            </w:r>
            <w:ins w:id="328" w:author="Gina Thompson" w:date="2026-03-05T14:08:00Z" w16du:dateUtc="2026-03-05T06:08:00Z">
              <w:r w:rsidR="009B04E1">
                <w:t>Experian</w:t>
              </w:r>
            </w:ins>
            <w:del w:id="329" w:author="Gina Thompson" w:date="2026-03-05T14:08:00Z" w16du:dateUtc="2026-03-05T06:08:00Z">
              <w:r w:rsidRPr="00167548" w:rsidDel="009B04E1">
                <w:delText>I</w:delText>
              </w:r>
            </w:del>
            <w:del w:id="330" w:author="Gina Thompson" w:date="2026-03-05T14:07:00Z" w16du:dateUtc="2026-03-05T06:07:00Z">
              <w:r w:rsidRPr="00167548" w:rsidDel="009B04E1">
                <w:delText>llion</w:delText>
              </w:r>
            </w:del>
            <w:r w:rsidRPr="00167548">
              <w:t xml:space="preserve">. A payment default listing on your credit file can remain there for up to 5 years and may affect your ability to obtain future finance or credit. </w:t>
            </w:r>
          </w:p>
          <w:p w14:paraId="3FD8048E" w14:textId="77777777" w:rsidR="00156889" w:rsidRPr="00167548" w:rsidRDefault="00156889" w:rsidP="00156889"/>
          <w:p w14:paraId="5D33A0BD" w14:textId="77777777" w:rsidR="00156889" w:rsidRDefault="00156889" w:rsidP="00156889">
            <w:pPr>
              <w:rPr>
                <w:ins w:id="331" w:author="Gina Thompson" w:date="2026-02-12T14:38:00Z" w16du:dateUtc="2026-02-12T06:38:00Z"/>
                <w:lang w:val="en-GB"/>
              </w:rPr>
            </w:pPr>
            <w:del w:id="332" w:author="Gina Thompson" w:date="2026-02-12T14:38:00Z" w16du:dateUtc="2026-02-12T06:38:00Z">
              <w:r w:rsidRPr="00167548" w:rsidDel="00EE445B">
                <w:delText xml:space="preserve">Please do not ignore this notice. If you are experiencing financial hardship we may be able to assist you. Please call us on </w:delText>
              </w:r>
              <w:r w:rsidDel="00EE445B">
                <w:rPr>
                  <w:highlight w:val="yellow"/>
                </w:rPr>
                <w:delText>FHP</w:delText>
              </w:r>
              <w:r w:rsidRPr="00167548" w:rsidDel="00EE445B">
                <w:rPr>
                  <w:highlight w:val="yellow"/>
                </w:rPr>
                <w:delText xml:space="preserve"> PHONE NUMBER</w:delText>
              </w:r>
              <w:r w:rsidRPr="00167548" w:rsidDel="00EE445B">
                <w:rPr>
                  <w:color w:val="FF0000"/>
                </w:rPr>
                <w:delText xml:space="preserve"> </w:delText>
              </w:r>
              <w:r w:rsidRPr="00167548" w:rsidDel="00EE445B">
                <w:delText>to discuss your situation. You can call us from 8am to 8pm AEST, Monday to Friday. To review our Financial Hardship Policy, visit</w:delText>
              </w:r>
              <w:r w:rsidRPr="00167548" w:rsidDel="00EE445B">
                <w:rPr>
                  <w:lang w:val="en-GB"/>
                </w:rPr>
                <w:delText xml:space="preserve"> </w:delText>
              </w:r>
              <w:r w:rsidRPr="00167548" w:rsidDel="00EE445B">
                <w:rPr>
                  <w:highlight w:val="yellow"/>
                  <w:lang w:val="en-GB"/>
                </w:rPr>
                <w:delText>FHP URL</w:delText>
              </w:r>
              <w:r w:rsidRPr="00167548" w:rsidDel="00EE445B">
                <w:rPr>
                  <w:lang w:val="en-GB"/>
                </w:rPr>
                <w:delText>.</w:delText>
              </w:r>
            </w:del>
          </w:p>
          <w:p w14:paraId="20AA54BE" w14:textId="43ED1EA2" w:rsidR="00156889" w:rsidRPr="00167548" w:rsidRDefault="00156889" w:rsidP="00156889">
            <w:pPr>
              <w:rPr>
                <w:lang w:val="en-GB"/>
              </w:rPr>
            </w:pPr>
            <w:ins w:id="333" w:author="Gina Thompson" w:date="2026-02-12T14:38:00Z" w16du:dateUtc="2026-02-12T06:38:00Z">
              <w:r w:rsidRPr="00167548">
                <w:t>If you are experiencing financial hardship</w:t>
              </w:r>
              <w:r>
                <w:t>,</w:t>
              </w:r>
              <w:r w:rsidRPr="00167548">
                <w:t xml:space="preserve"> </w:t>
              </w:r>
              <w:r>
                <w:t>p</w:t>
              </w:r>
              <w:r w:rsidRPr="00167548">
                <w:t xml:space="preserve">lease call us on </w:t>
              </w:r>
            </w:ins>
            <w:ins w:id="334" w:author="Gina Thompson" w:date="2026-02-17T12:32:00Z" w16du:dateUtc="2026-02-17T04:32:00Z">
              <w:r w:rsidR="00B2216A">
                <w:rPr>
                  <w:highlight w:val="yellow"/>
                </w:rPr>
                <w:t>COLLECTIONS</w:t>
              </w:r>
            </w:ins>
            <w:ins w:id="335" w:author="Gina Thompson" w:date="2026-02-12T14:38:00Z" w16du:dateUtc="2026-02-12T06:38:00Z">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336" w:author="Gina Thompson" w:date="2026-03-05T14:00:00Z" w16du:dateUtc="2026-03-05T06:00:00Z">
              <w:r w:rsidR="00511E1D">
                <w:t>8</w:t>
              </w:r>
            </w:ins>
            <w:ins w:id="337" w:author="Gina Thompson" w:date="2026-02-12T14:38:00Z" w16du:dateUtc="2026-02-12T06:38:00Z">
              <w:r w:rsidRPr="00167548">
                <w:t xml:space="preserve">am to </w:t>
              </w:r>
            </w:ins>
            <w:ins w:id="338" w:author="Gina Thompson" w:date="2026-03-05T14:00:00Z" w16du:dateUtc="2026-03-05T06:00:00Z">
              <w:r w:rsidR="00511E1D">
                <w:t>8</w:t>
              </w:r>
            </w:ins>
            <w:ins w:id="339" w:author="Gina Thompson" w:date="2026-02-12T14:38:00Z" w16du:dateUtc="2026-02-12T06:38: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4181CDF2" w14:textId="77777777" w:rsidR="00156889" w:rsidRPr="00167548" w:rsidRDefault="00156889" w:rsidP="00156889"/>
          <w:p w14:paraId="2BC69D59" w14:textId="2A487F4A" w:rsidR="00156889" w:rsidRPr="00167548" w:rsidRDefault="00156889" w:rsidP="00156889">
            <w:r w:rsidRPr="00167548">
              <w:t>Regards</w:t>
            </w:r>
            <w:r w:rsidR="0006685F">
              <w:t>,</w:t>
            </w:r>
          </w:p>
          <w:p w14:paraId="7D8F3067" w14:textId="77777777" w:rsidR="00156889" w:rsidRPr="00167548" w:rsidRDefault="00156889" w:rsidP="00156889"/>
          <w:p w14:paraId="7940CDC9" w14:textId="77777777" w:rsidR="00156889" w:rsidRPr="007B024C" w:rsidRDefault="00156889" w:rsidP="00156889">
            <w:pPr>
              <w:rPr>
                <w:b/>
                <w:bCs/>
              </w:rPr>
            </w:pPr>
            <w:ins w:id="340" w:author="Gina Thompson" w:date="2026-02-12T14:43:00Z" w16du:dateUtc="2026-02-12T06:43:00Z">
              <w:r w:rsidRPr="008D2EFE">
                <w:rPr>
                  <w:b/>
                  <w:bCs/>
                </w:rPr>
                <w:t xml:space="preserve">The </w:t>
              </w:r>
            </w:ins>
            <w:r w:rsidRPr="007B024C">
              <w:rPr>
                <w:b/>
                <w:bCs/>
                <w:highlight w:val="yellow"/>
              </w:rPr>
              <w:t>BRAND</w:t>
            </w:r>
            <w:r w:rsidRPr="007B024C">
              <w:rPr>
                <w:b/>
                <w:bCs/>
              </w:rPr>
              <w:t xml:space="preserve"> Collections Team</w:t>
            </w:r>
          </w:p>
          <w:p w14:paraId="4623874A" w14:textId="77777777" w:rsidR="00156889" w:rsidRDefault="00156889" w:rsidP="00156889"/>
          <w:p w14:paraId="5C09F1AE" w14:textId="77777777" w:rsidR="00156889" w:rsidRPr="00167548" w:rsidRDefault="00156889" w:rsidP="00156889">
            <w:pPr>
              <w:rPr>
                <w:highlight w:val="cyan"/>
              </w:rPr>
            </w:pPr>
            <w:r w:rsidRPr="00167548">
              <w:rPr>
                <w:highlight w:val="cyan"/>
              </w:rPr>
              <w:t>HOW TO PAY COMPONENT</w:t>
            </w:r>
          </w:p>
          <w:p w14:paraId="04898B36" w14:textId="77777777" w:rsidR="00156889" w:rsidRPr="00167548" w:rsidRDefault="00156889" w:rsidP="00156889">
            <w:pPr>
              <w:rPr>
                <w:highlight w:val="cyan"/>
              </w:rPr>
            </w:pPr>
          </w:p>
          <w:p w14:paraId="2BAE58C8" w14:textId="77777777" w:rsidR="00156889" w:rsidRPr="00167548" w:rsidRDefault="00156889" w:rsidP="00156889">
            <w:r w:rsidRPr="00167548">
              <w:rPr>
                <w:highlight w:val="cyan"/>
              </w:rPr>
              <w:t>PAYMENT SLIP COMPONENT</w:t>
            </w:r>
          </w:p>
          <w:p w14:paraId="5A90B30B" w14:textId="77777777" w:rsidR="00156889" w:rsidRDefault="00156889" w:rsidP="00156889">
            <w:pPr>
              <w:rPr>
                <w:ins w:id="341" w:author="Gina Thompson" w:date="2026-02-12T14:43:00Z" w16du:dateUtc="2026-02-12T06:43:00Z"/>
              </w:rPr>
            </w:pPr>
          </w:p>
          <w:p w14:paraId="7C318449" w14:textId="77777777" w:rsidR="00156889" w:rsidRPr="00167548" w:rsidRDefault="00156889" w:rsidP="00156889">
            <w:r>
              <w:rPr>
                <w:highlight w:val="cyan"/>
              </w:rPr>
              <w:t>SECURITY FOOTER</w:t>
            </w:r>
            <w:r w:rsidRPr="00167548">
              <w:rPr>
                <w:highlight w:val="cyan"/>
              </w:rPr>
              <w:t xml:space="preserve"> COMPONENT</w:t>
            </w:r>
          </w:p>
          <w:p w14:paraId="34BDC6E3"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rPr>
            </w:pPr>
          </w:p>
        </w:tc>
      </w:tr>
      <w:tr w:rsidR="0099509F" w:rsidRPr="00167548" w14:paraId="5BF27132" w14:textId="77777777" w:rsidTr="006F0E93">
        <w:tc>
          <w:tcPr>
            <w:tcW w:w="2828" w:type="dxa"/>
          </w:tcPr>
          <w:p w14:paraId="28325E35" w14:textId="77777777" w:rsidR="003C750E" w:rsidRPr="00167548" w:rsidRDefault="003C750E" w:rsidP="003C750E">
            <w:pPr>
              <w:rPr>
                <w:b/>
                <w:bCs/>
              </w:rPr>
            </w:pPr>
            <w:r w:rsidRPr="00167548">
              <w:rPr>
                <w:b/>
                <w:bCs/>
              </w:rPr>
              <w:lastRenderedPageBreak/>
              <w:t xml:space="preserve">Financial Hardship Enquiry - </w:t>
            </w:r>
            <w:proofErr w:type="spellStart"/>
            <w:r w:rsidRPr="00167548">
              <w:rPr>
                <w:b/>
                <w:bCs/>
              </w:rPr>
              <w:t>Followup</w:t>
            </w:r>
            <w:proofErr w:type="spellEnd"/>
          </w:p>
          <w:p w14:paraId="5F900C1D" w14:textId="77777777" w:rsidR="00A5400E" w:rsidRPr="00167548" w:rsidRDefault="00A5400E" w:rsidP="0066265F"/>
          <w:p w14:paraId="66E4C712" w14:textId="3A97B315" w:rsidR="003C750E" w:rsidRPr="00167548" w:rsidRDefault="003C750E" w:rsidP="0066265F">
            <w:r w:rsidRPr="00167548">
              <w:t xml:space="preserve">Sent when </w:t>
            </w:r>
            <w:r w:rsidR="009B3709" w:rsidRPr="00167548">
              <w:t xml:space="preserve">customer has enquired about Financial </w:t>
            </w:r>
            <w:r w:rsidR="009B3709" w:rsidRPr="00167548">
              <w:lastRenderedPageBreak/>
              <w:t>Hardship but has not</w:t>
            </w:r>
            <w:r w:rsidR="00B446BB">
              <w:t xml:space="preserve"> yet</w:t>
            </w:r>
            <w:r w:rsidR="009B3709" w:rsidRPr="00167548">
              <w:t xml:space="preserve"> submitted the form</w:t>
            </w:r>
            <w:r w:rsidR="00B446BB">
              <w:t xml:space="preserve"> to request assistance</w:t>
            </w:r>
            <w:r w:rsidR="009B3709" w:rsidRPr="00167548">
              <w:t>.</w:t>
            </w:r>
          </w:p>
        </w:tc>
        <w:tc>
          <w:tcPr>
            <w:tcW w:w="2206" w:type="dxa"/>
          </w:tcPr>
          <w:p w14:paraId="62E314C1" w14:textId="3C173BF2" w:rsidR="00A5400E" w:rsidRPr="00167548" w:rsidRDefault="00B62F18" w:rsidP="0066265F">
            <w:r w:rsidRPr="00167548">
              <w:lastRenderedPageBreak/>
              <w:t>TPG_</w:t>
            </w:r>
            <w:r w:rsidR="006E05A5" w:rsidRPr="00167548">
              <w:t>FHESCPRF</w:t>
            </w:r>
          </w:p>
          <w:p w14:paraId="6553E8A9" w14:textId="77777777" w:rsidR="00B62F18" w:rsidRPr="00167548" w:rsidRDefault="00B62F18" w:rsidP="0066265F"/>
          <w:p w14:paraId="71B5E7B6" w14:textId="6263948B" w:rsidR="00B62F18" w:rsidRPr="00167548" w:rsidRDefault="00B62F18" w:rsidP="0066265F">
            <w:r w:rsidRPr="00167548">
              <w:t>IINET_</w:t>
            </w:r>
            <w:r w:rsidR="006E05A5" w:rsidRPr="00167548">
              <w:t>FHESCPRF</w:t>
            </w:r>
          </w:p>
        </w:tc>
        <w:tc>
          <w:tcPr>
            <w:tcW w:w="8914" w:type="dxa"/>
          </w:tcPr>
          <w:p w14:paraId="401D0E95" w14:textId="6C31A284"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5C52DCA"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687A790B" w14:textId="01AD6B3D"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342" w:author="Gina Thompson" w:date="2026-02-13T16:50:00Z" w16du:dateUtc="2026-02-13T08:50:00Z">
              <w:r w:rsidRPr="00167548" w:rsidDel="00FE3CC5">
                <w:rPr>
                  <w:color w:val="000000"/>
                  <w:lang w:val="en-US"/>
                </w:rPr>
                <w:delText>Important information about your account</w:delText>
              </w:r>
            </w:del>
            <w:ins w:id="343" w:author="Gina Thompson" w:date="2026-02-13T16:50:00Z" w16du:dateUtc="2026-02-13T08:50:00Z">
              <w:r w:rsidR="00FE3CC5">
                <w:rPr>
                  <w:color w:val="000000"/>
                  <w:lang w:val="en-US"/>
                </w:rPr>
                <w:t xml:space="preserve">Follow-up for </w:t>
              </w:r>
              <w:r w:rsidR="00FE3CC5" w:rsidRPr="00FE3CC5">
                <w:t>your Financial Hardship enquiry</w:t>
              </w:r>
            </w:ins>
          </w:p>
          <w:p w14:paraId="5BD5566A" w14:textId="77777777" w:rsidR="00A5400E" w:rsidRPr="00167548" w:rsidRDefault="00A5400E" w:rsidP="0066265F"/>
          <w:p w14:paraId="226104D7" w14:textId="77777777" w:rsidR="006E05A5" w:rsidRPr="00167548" w:rsidRDefault="006E05A5" w:rsidP="006E05A5">
            <w:pPr>
              <w:rPr>
                <w:b/>
                <w:bCs/>
              </w:rPr>
            </w:pPr>
            <w:r w:rsidRPr="00167548">
              <w:rPr>
                <w:b/>
                <w:bCs/>
              </w:rPr>
              <w:lastRenderedPageBreak/>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p>
          <w:p w14:paraId="40B5BA72" w14:textId="77777777" w:rsidR="006E05A5" w:rsidRPr="00167548" w:rsidRDefault="006E05A5" w:rsidP="006E05A5">
            <w:pPr>
              <w:rPr>
                <w:b/>
                <w:bCs/>
              </w:rPr>
            </w:pPr>
          </w:p>
          <w:p w14:paraId="16BE83CE" w14:textId="1AA2E95B" w:rsidR="006E05A5" w:rsidRPr="000D2AE2" w:rsidRDefault="00CC48FB" w:rsidP="00655D33">
            <w:pPr>
              <w:pStyle w:val="Heading3"/>
              <w:rPr>
                <w:b/>
                <w:bCs/>
                <w:color w:val="auto"/>
              </w:rPr>
            </w:pPr>
            <w:ins w:id="344" w:author="Gina Thompson" w:date="2026-02-13T09:50:00Z" w16du:dateUtc="2026-02-13T01:50:00Z">
              <w:r w:rsidRPr="000D2AE2">
                <w:rPr>
                  <w:b/>
                  <w:bCs/>
                  <w:color w:val="auto"/>
                </w:rPr>
                <w:t>Submit y</w:t>
              </w:r>
              <w:r w:rsidR="00AB3B54" w:rsidRPr="000D2AE2">
                <w:rPr>
                  <w:b/>
                  <w:bCs/>
                  <w:color w:val="auto"/>
                </w:rPr>
                <w:t xml:space="preserve">our </w:t>
              </w:r>
            </w:ins>
            <w:r w:rsidR="006E05A5" w:rsidRPr="000D2AE2">
              <w:rPr>
                <w:b/>
                <w:bCs/>
                <w:color w:val="auto"/>
              </w:rPr>
              <w:t xml:space="preserve">Financial Hardship </w:t>
            </w:r>
            <w:r w:rsidRPr="000D2AE2">
              <w:rPr>
                <w:b/>
                <w:bCs/>
                <w:color w:val="auto"/>
              </w:rPr>
              <w:t>e</w:t>
            </w:r>
            <w:r w:rsidR="006E05A5" w:rsidRPr="000D2AE2">
              <w:rPr>
                <w:b/>
                <w:bCs/>
                <w:color w:val="auto"/>
              </w:rPr>
              <w:t xml:space="preserve">nquiry </w:t>
            </w:r>
            <w:del w:id="345" w:author="Gina Thompson" w:date="2026-02-13T09:50:00Z" w16du:dateUtc="2026-02-13T01:50:00Z">
              <w:r w:rsidR="006E05A5" w:rsidRPr="000D2AE2" w:rsidDel="00AB3B54">
                <w:rPr>
                  <w:b/>
                  <w:bCs/>
                  <w:color w:val="auto"/>
                </w:rPr>
                <w:delText>Follow-Up</w:delText>
              </w:r>
            </w:del>
          </w:p>
          <w:p w14:paraId="30AE1631" w14:textId="77777777" w:rsidR="006E05A5" w:rsidRPr="00167548" w:rsidRDefault="006E05A5" w:rsidP="006E05A5"/>
          <w:p w14:paraId="19D99650" w14:textId="02438FBB" w:rsidR="006E05A5" w:rsidRPr="00167548" w:rsidRDefault="006E05A5" w:rsidP="006E05A5">
            <w:pPr>
              <w:rPr>
                <w:b/>
                <w:bCs/>
              </w:rPr>
            </w:pPr>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Pr="00167548">
              <w:t>,</w:t>
            </w:r>
          </w:p>
          <w:p w14:paraId="4B683D00" w14:textId="77777777" w:rsidR="006E05A5" w:rsidRPr="00167548" w:rsidRDefault="006E05A5" w:rsidP="006E05A5"/>
          <w:p w14:paraId="78F8FCD7" w14:textId="12B22EF3" w:rsidR="006E05A5" w:rsidRPr="00167548" w:rsidRDefault="006E05A5" w:rsidP="006E05A5">
            <w:r w:rsidRPr="00B459C2">
              <w:t xml:space="preserve">We’re </w:t>
            </w:r>
            <w:del w:id="346" w:author="Gina Thompson" w:date="2026-02-16T08:47:00Z" w16du:dateUtc="2026-02-16T00:47:00Z">
              <w:r w:rsidRPr="00B459C2" w:rsidDel="0084034B">
                <w:delText xml:space="preserve">writing to </w:delText>
              </w:r>
            </w:del>
            <w:r w:rsidRPr="00B459C2">
              <w:t>follow</w:t>
            </w:r>
            <w:ins w:id="347" w:author="Gina Thompson" w:date="2026-02-16T08:47:00Z" w16du:dateUtc="2026-02-16T00:47:00Z">
              <w:r w:rsidR="0084034B">
                <w:t>ing</w:t>
              </w:r>
            </w:ins>
            <w:r w:rsidRPr="00B459C2">
              <w:t xml:space="preserve"> up on your recent financial hardship enquiry. As we have not yet received your submission, we are currently unable to assess your eligibility for assistance.</w:t>
            </w:r>
            <w:r w:rsidRPr="00167548">
              <w:t xml:space="preserve"> </w:t>
            </w:r>
          </w:p>
          <w:p w14:paraId="113018CD" w14:textId="77777777" w:rsidR="006E05A5" w:rsidRPr="00167548" w:rsidRDefault="006E05A5" w:rsidP="006E05A5"/>
          <w:p w14:paraId="0308CE21" w14:textId="310CD2A1" w:rsidR="006E05A5" w:rsidRPr="00167548" w:rsidRDefault="006E05A5" w:rsidP="006E05A5">
            <w:r w:rsidRPr="00167548">
              <w:t xml:space="preserve">If we do not hear from you within 10 business days, we will commence collections activities for any outstanding amount. </w:t>
            </w:r>
            <w:ins w:id="348" w:author="Gina Thompson" w:date="2026-02-13T16:49:00Z" w16du:dateUtc="2026-02-13T08:49:00Z">
              <w:r w:rsidR="00FE3CC5">
                <w:t>You can</w:t>
              </w:r>
            </w:ins>
            <w:del w:id="349" w:author="Gina Thompson" w:date="2026-02-13T16:49:00Z" w16du:dateUtc="2026-02-13T08:49:00Z">
              <w:r w:rsidRPr="00167548" w:rsidDel="00FE3CC5">
                <w:delText>To</w:delText>
              </w:r>
            </w:del>
            <w:r w:rsidRPr="00167548">
              <w:t xml:space="preserve"> make a payment</w:t>
            </w:r>
            <w:ins w:id="350" w:author="Gina Thompson" w:date="2026-02-13T16:50:00Z" w16du:dateUtc="2026-02-13T08:50:00Z">
              <w:r w:rsidR="00FE3CC5">
                <w:t xml:space="preserve"> </w:t>
              </w:r>
              <w:r w:rsidR="00FE3CC5" w:rsidRPr="00167548">
                <w:rPr>
                  <w:rFonts w:eastAsia="Times New Roman" w:cs="Arial"/>
                  <w:lang w:eastAsia="en-AU"/>
                </w:rPr>
                <w:t xml:space="preserve">by calling </w:t>
              </w:r>
              <w:r w:rsidR="00FE3CC5" w:rsidRPr="00167548">
                <w:rPr>
                  <w:rFonts w:eastAsia="Times New Roman" w:cs="Arial"/>
                  <w:highlight w:val="yellow"/>
                  <w:lang w:eastAsia="en-AU"/>
                </w:rPr>
                <w:t>BRAND PHONE NUMBER</w:t>
              </w:r>
              <w:r w:rsidR="00FE3CC5" w:rsidRPr="00167548">
                <w:rPr>
                  <w:rFonts w:eastAsia="Times New Roman" w:cs="Arial"/>
                  <w:lang w:eastAsia="en-AU"/>
                </w:rPr>
                <w:t xml:space="preserve"> or online at </w:t>
              </w:r>
              <w:r w:rsidR="00FE3CC5" w:rsidRPr="00167548">
                <w:rPr>
                  <w:rFonts w:eastAsia="Times New Roman" w:cs="Arial"/>
                  <w:highlight w:val="yellow"/>
                  <w:lang w:eastAsia="en-AU"/>
                </w:rPr>
                <w:t>ONEAPP URL</w:t>
              </w:r>
              <w:r w:rsidR="00FE3CC5" w:rsidRPr="00167548">
                <w:rPr>
                  <w:color w:val="000000"/>
                </w:rPr>
                <w:t>.</w:t>
              </w:r>
            </w:ins>
            <w:del w:id="351" w:author="Gina Thompson" w:date="2026-02-13T16:50:00Z" w16du:dateUtc="2026-02-13T08:50:00Z">
              <w:r w:rsidRPr="00167548" w:rsidDel="00FE3CC5">
                <w:delText xml:space="preserve">, you can do so online at </w:delText>
              </w:r>
              <w:r w:rsidR="000955FA" w:rsidRPr="00167548" w:rsidDel="00FE3CC5">
                <w:rPr>
                  <w:highlight w:val="yellow"/>
                </w:rPr>
                <w:delText>ONEAPP URL</w:delText>
              </w:r>
              <w:r w:rsidRPr="00167548" w:rsidDel="00FE3CC5">
                <w:delText xml:space="preserve"> or by calling </w:delText>
              </w:r>
              <w:r w:rsidR="00FE3CC5" w:rsidDel="00FE3CC5">
                <w:rPr>
                  <w:highlight w:val="yellow"/>
                </w:rPr>
                <w:delText xml:space="preserve">BRAND </w:delText>
              </w:r>
              <w:r w:rsidR="000955FA" w:rsidRPr="00167548" w:rsidDel="00FE3CC5">
                <w:rPr>
                  <w:highlight w:val="yellow"/>
                </w:rPr>
                <w:delText>PHONE NUMBER</w:delText>
              </w:r>
              <w:r w:rsidRPr="00167548" w:rsidDel="00FE3CC5">
                <w:delText> to pay via credit card.</w:delText>
              </w:r>
            </w:del>
          </w:p>
          <w:p w14:paraId="03D86B95" w14:textId="77777777" w:rsidR="006E05A5" w:rsidRPr="00167548" w:rsidRDefault="006E05A5" w:rsidP="006E05A5"/>
          <w:p w14:paraId="20A3F153" w14:textId="77777777" w:rsidR="006E05A5" w:rsidRPr="00167548" w:rsidRDefault="006E05A5" w:rsidP="006E05A5">
            <w:r w:rsidRPr="00167548">
              <w:t>Should you have any questions or require assistance, please contact our team on </w:t>
            </w:r>
          </w:p>
          <w:p w14:paraId="4C6DBE7B" w14:textId="77E9A66F" w:rsidR="006E05A5" w:rsidRPr="00167548" w:rsidRDefault="00BC5B12" w:rsidP="006E05A5">
            <w:r>
              <w:rPr>
                <w:highlight w:val="yellow"/>
              </w:rPr>
              <w:t>FHP</w:t>
            </w:r>
            <w:r w:rsidRPr="00167548">
              <w:rPr>
                <w:highlight w:val="yellow"/>
              </w:rPr>
              <w:t xml:space="preserve"> </w:t>
            </w:r>
            <w:r w:rsidR="000B342F" w:rsidRPr="00167548">
              <w:rPr>
                <w:highlight w:val="yellow"/>
              </w:rPr>
              <w:t>PHONE NUMBER</w:t>
            </w:r>
            <w:r w:rsidR="006E05A5" w:rsidRPr="00167548">
              <w:t>.</w:t>
            </w:r>
            <w:r w:rsidR="006E05A5" w:rsidRPr="00167548">
              <w:rPr>
                <w:color w:val="FF0000"/>
              </w:rPr>
              <w:t xml:space="preserve"> </w:t>
            </w:r>
            <w:r w:rsidR="006E05A5" w:rsidRPr="00167548">
              <w:t>We’re here to help and happy to support you</w:t>
            </w:r>
            <w:r w:rsidR="000B342F" w:rsidRPr="00167548">
              <w:t>.</w:t>
            </w:r>
            <w:r w:rsidR="006E05A5" w:rsidRPr="00167548">
              <w:br/>
            </w:r>
          </w:p>
          <w:p w14:paraId="45DD0219" w14:textId="77777777" w:rsidR="006E05A5" w:rsidRPr="00167548" w:rsidRDefault="006E05A5" w:rsidP="006E05A5">
            <w:r w:rsidRPr="00167548">
              <w:t>Regards,</w:t>
            </w:r>
          </w:p>
          <w:p w14:paraId="29314E43" w14:textId="1991F5FB" w:rsidR="006E05A5" w:rsidRPr="00167548" w:rsidRDefault="006E05A5" w:rsidP="006E05A5">
            <w:r w:rsidRPr="00167548">
              <w:br/>
            </w:r>
            <w:ins w:id="352" w:author="Gina Thompson" w:date="2026-02-12T15:13:00Z" w16du:dateUtc="2026-02-12T07:13:00Z">
              <w:r w:rsidR="008D2EFE" w:rsidRPr="008D2EFE">
                <w:rPr>
                  <w:b/>
                  <w:bCs/>
                </w:rPr>
                <w:t xml:space="preserve">The </w:t>
              </w:r>
            </w:ins>
            <w:r w:rsidRPr="00167548">
              <w:rPr>
                <w:b/>
                <w:bCs/>
                <w:highlight w:val="yellow"/>
              </w:rPr>
              <w:t>BRAND</w:t>
            </w:r>
            <w:r w:rsidRPr="00167548">
              <w:rPr>
                <w:b/>
                <w:bCs/>
              </w:rPr>
              <w:t xml:space="preserve"> Financial Hardship Team</w:t>
            </w:r>
          </w:p>
          <w:p w14:paraId="6691A841" w14:textId="77777777" w:rsidR="006E05A5" w:rsidRDefault="006E05A5" w:rsidP="0066265F"/>
          <w:p w14:paraId="7CF0C4EA" w14:textId="77777777" w:rsidR="00B107CF" w:rsidRPr="00167548" w:rsidRDefault="00B107CF" w:rsidP="00B107CF">
            <w:pPr>
              <w:rPr>
                <w:highlight w:val="cyan"/>
              </w:rPr>
            </w:pPr>
            <w:r w:rsidRPr="00167548">
              <w:rPr>
                <w:highlight w:val="cyan"/>
              </w:rPr>
              <w:t>HOW TO PAY COMPONENT</w:t>
            </w:r>
          </w:p>
          <w:p w14:paraId="3BBF3626" w14:textId="77777777" w:rsidR="00B107CF" w:rsidRPr="00167548" w:rsidRDefault="00B107CF" w:rsidP="00B107CF">
            <w:pPr>
              <w:rPr>
                <w:highlight w:val="cyan"/>
              </w:rPr>
            </w:pPr>
          </w:p>
          <w:p w14:paraId="318D346F" w14:textId="77777777" w:rsidR="00B107CF" w:rsidRPr="00167548" w:rsidRDefault="00B107CF" w:rsidP="00B107CF">
            <w:r w:rsidRPr="00167548">
              <w:rPr>
                <w:highlight w:val="cyan"/>
              </w:rPr>
              <w:t>PAYMENT SLIP COMPONENT</w:t>
            </w:r>
          </w:p>
          <w:p w14:paraId="2E00B3A7" w14:textId="77777777" w:rsidR="00B107CF" w:rsidRDefault="00B107CF" w:rsidP="0066265F"/>
          <w:p w14:paraId="1FFF94AD" w14:textId="77777777" w:rsidR="00475709" w:rsidRPr="00167548" w:rsidRDefault="00475709" w:rsidP="00475709">
            <w:r>
              <w:rPr>
                <w:highlight w:val="cyan"/>
              </w:rPr>
              <w:t>SECURITY FOOTER</w:t>
            </w:r>
            <w:r w:rsidRPr="00167548">
              <w:rPr>
                <w:highlight w:val="cyan"/>
              </w:rPr>
              <w:t xml:space="preserve"> COMPONENT</w:t>
            </w:r>
          </w:p>
          <w:p w14:paraId="6A8719B7" w14:textId="43D6BC38" w:rsidR="00AA48BC" w:rsidRPr="00167548" w:rsidRDefault="00AA48BC" w:rsidP="00AA48BC"/>
        </w:tc>
      </w:tr>
      <w:tr w:rsidR="0099509F" w:rsidRPr="00167548" w14:paraId="21CE5E41" w14:textId="77777777" w:rsidTr="006F0E93">
        <w:tc>
          <w:tcPr>
            <w:tcW w:w="2828" w:type="dxa"/>
          </w:tcPr>
          <w:p w14:paraId="4EDBC2D3" w14:textId="77777777" w:rsidR="003C750E" w:rsidRPr="00167548" w:rsidRDefault="003C750E" w:rsidP="003C750E">
            <w:pPr>
              <w:rPr>
                <w:b/>
                <w:bCs/>
              </w:rPr>
            </w:pPr>
            <w:r w:rsidRPr="00167548">
              <w:rPr>
                <w:b/>
                <w:bCs/>
              </w:rPr>
              <w:lastRenderedPageBreak/>
              <w:t>Financial Hardship Enquiry - No Contact</w:t>
            </w:r>
          </w:p>
          <w:p w14:paraId="0E2B70CF" w14:textId="77777777" w:rsidR="00A5400E" w:rsidRPr="00167548" w:rsidRDefault="00A5400E" w:rsidP="0066265F"/>
          <w:p w14:paraId="06A76257" w14:textId="080C661E" w:rsidR="003C750E" w:rsidRPr="00167548" w:rsidRDefault="009B3709" w:rsidP="0066265F">
            <w:r w:rsidRPr="00167548">
              <w:t xml:space="preserve">Sent when </w:t>
            </w:r>
            <w:r w:rsidR="00CB49BC">
              <w:t xml:space="preserve">we need to contact a </w:t>
            </w:r>
            <w:r w:rsidRPr="00167548">
              <w:t xml:space="preserve">customer </w:t>
            </w:r>
            <w:r w:rsidR="00CB49BC">
              <w:t xml:space="preserve">their </w:t>
            </w:r>
            <w:r w:rsidRPr="00167548">
              <w:t xml:space="preserve">about Financial Hardship </w:t>
            </w:r>
            <w:r w:rsidR="00CB49BC">
              <w:t>query</w:t>
            </w:r>
            <w:r w:rsidRPr="00167548">
              <w:t>.</w:t>
            </w:r>
          </w:p>
        </w:tc>
        <w:tc>
          <w:tcPr>
            <w:tcW w:w="2206" w:type="dxa"/>
          </w:tcPr>
          <w:p w14:paraId="6C0F8D1C" w14:textId="6F5DB3C5" w:rsidR="00B62F18" w:rsidRPr="00167548" w:rsidRDefault="00B62F18" w:rsidP="00B62F18">
            <w:r w:rsidRPr="00167548">
              <w:t>TPG_</w:t>
            </w:r>
            <w:r w:rsidR="00167548" w:rsidRPr="00167548">
              <w:rPr>
                <w:rFonts w:eastAsia="Times New Roman" w:cs="Times New Roman"/>
                <w:color w:val="000000"/>
                <w:kern w:val="0"/>
                <w:lang w:eastAsia="en-AU"/>
                <w14:ligatures w14:val="none"/>
              </w:rPr>
              <w:t>FHNTC</w:t>
            </w:r>
          </w:p>
          <w:p w14:paraId="2BA54E01" w14:textId="77777777" w:rsidR="00B62F18" w:rsidRPr="00167548" w:rsidRDefault="00B62F18" w:rsidP="00B62F18"/>
          <w:p w14:paraId="5E74525C" w14:textId="17BE01F4" w:rsidR="00A5400E" w:rsidRPr="00167548" w:rsidRDefault="00B62F18" w:rsidP="00B62F18">
            <w:r w:rsidRPr="00167548">
              <w:t>IINET_</w:t>
            </w:r>
            <w:r w:rsidR="00167548" w:rsidRPr="00167548">
              <w:rPr>
                <w:rFonts w:eastAsia="Times New Roman" w:cs="Times New Roman"/>
                <w:color w:val="000000"/>
                <w:kern w:val="0"/>
                <w:lang w:eastAsia="en-AU"/>
                <w14:ligatures w14:val="none"/>
              </w:rPr>
              <w:t>FHNTC</w:t>
            </w:r>
          </w:p>
        </w:tc>
        <w:tc>
          <w:tcPr>
            <w:tcW w:w="8914" w:type="dxa"/>
          </w:tcPr>
          <w:p w14:paraId="0CFE1755" w14:textId="47349FE8"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0AD1C2E4"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2C2E6259" w14:textId="68261A50"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353" w:author="Gina Thompson" w:date="2026-02-16T08:49:00Z" w16du:dateUtc="2026-02-16T00:49:00Z">
              <w:r w:rsidRPr="00167548" w:rsidDel="00894A8B">
                <w:rPr>
                  <w:color w:val="000000"/>
                  <w:lang w:val="en-US"/>
                </w:rPr>
                <w:delText>Important information about your account</w:delText>
              </w:r>
            </w:del>
            <w:ins w:id="354" w:author="Gina Thompson" w:date="2026-02-16T08:49:00Z" w16du:dateUtc="2026-02-16T00:49:00Z">
              <w:r w:rsidR="00894A8B">
                <w:rPr>
                  <w:color w:val="000000"/>
                  <w:lang w:val="en-US"/>
                </w:rPr>
                <w:t xml:space="preserve">Contact us about </w:t>
              </w:r>
              <w:r w:rsidR="00894A8B" w:rsidRPr="00FE3CC5">
                <w:t>your Financial Hardship enquiry</w:t>
              </w:r>
            </w:ins>
          </w:p>
          <w:p w14:paraId="0B04BCEF" w14:textId="77777777" w:rsidR="00A5400E" w:rsidRPr="00167548" w:rsidRDefault="00A5400E" w:rsidP="0066265F"/>
          <w:p w14:paraId="4FD0CD87" w14:textId="77777777" w:rsidR="00167548" w:rsidRPr="00167548" w:rsidRDefault="00167548" w:rsidP="00167548">
            <w:pPr>
              <w:rPr>
                <w:b/>
                <w:bCs/>
              </w:rPr>
            </w:pPr>
            <w:r w:rsidRPr="00167548">
              <w:rPr>
                <w:b/>
                <w:bCs/>
              </w:rPr>
              <w:t xml:space="preserve">Customer Number: </w:t>
            </w:r>
            <w:r w:rsidRPr="00543B61">
              <w:rPr>
                <w:highlight w:val="green"/>
              </w:rPr>
              <w:t>${</w:t>
            </w:r>
            <w:proofErr w:type="spellStart"/>
            <w:r w:rsidRPr="00543B61">
              <w:rPr>
                <w:highlight w:val="green"/>
              </w:rPr>
              <w:t>d:Calculation</w:t>
            </w:r>
            <w:proofErr w:type="spellEnd"/>
            <w:r w:rsidRPr="00543B61">
              <w:rPr>
                <w:highlight w:val="green"/>
              </w:rPr>
              <w:t>(Communications).L04_AccountRefNo:d}</w:t>
            </w:r>
          </w:p>
          <w:p w14:paraId="1869906F" w14:textId="77777777" w:rsidR="00167548" w:rsidRPr="00167548" w:rsidRDefault="00167548" w:rsidP="00167548"/>
          <w:p w14:paraId="24D6A461" w14:textId="23D7DC72" w:rsidR="00167548" w:rsidRPr="000D2AE2" w:rsidRDefault="00CC48FB" w:rsidP="00655D33">
            <w:pPr>
              <w:pStyle w:val="Heading3"/>
              <w:rPr>
                <w:b/>
                <w:bCs/>
                <w:color w:val="auto"/>
              </w:rPr>
            </w:pPr>
            <w:r w:rsidRPr="000D2AE2">
              <w:rPr>
                <w:b/>
                <w:bCs/>
                <w:color w:val="auto"/>
              </w:rPr>
              <w:t>Please contact us</w:t>
            </w:r>
            <w:ins w:id="355" w:author="Gina Thompson" w:date="2026-02-13T09:51:00Z" w16du:dateUtc="2026-02-13T01:51:00Z">
              <w:r w:rsidRPr="000D2AE2">
                <w:rPr>
                  <w:b/>
                  <w:bCs/>
                  <w:color w:val="auto"/>
                </w:rPr>
                <w:t xml:space="preserve"> about your Financial Hardship enquiry</w:t>
              </w:r>
            </w:ins>
          </w:p>
          <w:p w14:paraId="596CDD9A" w14:textId="77777777" w:rsidR="00167548" w:rsidRPr="00167548" w:rsidRDefault="00167548" w:rsidP="00167548"/>
          <w:p w14:paraId="407E37E9" w14:textId="354490F0" w:rsidR="00167548" w:rsidRPr="00167548" w:rsidRDefault="00167548" w:rsidP="00167548">
            <w:r w:rsidRPr="00167548">
              <w:t xml:space="preserve">Hi </w:t>
            </w:r>
            <w:r w:rsidRPr="00543B61">
              <w:rPr>
                <w:highlight w:val="green"/>
              </w:rPr>
              <w:t>${</w:t>
            </w:r>
            <w:proofErr w:type="spellStart"/>
            <w:r w:rsidRPr="00543B61">
              <w:rPr>
                <w:highlight w:val="green"/>
              </w:rPr>
              <w:t>d:Calculation</w:t>
            </w:r>
            <w:proofErr w:type="spellEnd"/>
            <w:r w:rsidRPr="00543B61">
              <w:rPr>
                <w:highlight w:val="green"/>
              </w:rPr>
              <w:t>(Communications).L07_Salutation:d}</w:t>
            </w:r>
            <w:r w:rsidR="00C06235">
              <w:t>,</w:t>
            </w:r>
          </w:p>
          <w:p w14:paraId="4533ACC0" w14:textId="77777777" w:rsidR="00167548" w:rsidRPr="00167548" w:rsidRDefault="00167548" w:rsidP="00167548">
            <w:r w:rsidRPr="00167548">
              <w:tab/>
            </w:r>
          </w:p>
          <w:p w14:paraId="6A772A0C" w14:textId="77777777" w:rsidR="00167548" w:rsidRPr="00167548" w:rsidRDefault="00167548" w:rsidP="00167548">
            <w:r w:rsidRPr="00167548">
              <w:t>We have been trying to contact you regarding your recent financial hardship application, but we haven't been able to reach you over the phone or by TXT.</w:t>
            </w:r>
            <w:r w:rsidRPr="00167548">
              <w:br/>
            </w:r>
          </w:p>
          <w:p w14:paraId="78950890" w14:textId="2E6402D5" w:rsidR="00167548" w:rsidRPr="00167548" w:rsidRDefault="00167548" w:rsidP="00167548">
            <w:r w:rsidRPr="00167548">
              <w:t xml:space="preserve">Please call us on </w:t>
            </w:r>
            <w:r w:rsidR="00543B61" w:rsidRPr="00543B61">
              <w:rPr>
                <w:highlight w:val="yellow"/>
              </w:rPr>
              <w:t>BRAND PHONE NUMBER</w:t>
            </w:r>
            <w:r w:rsidRPr="00543B61">
              <w:rPr>
                <w:b/>
                <w:bCs/>
              </w:rPr>
              <w:t xml:space="preserve">. </w:t>
            </w:r>
            <w:r w:rsidRPr="00543B61">
              <w:t xml:space="preserve">You </w:t>
            </w:r>
            <w:r w:rsidRPr="00167548">
              <w:t xml:space="preserve">can call us from </w:t>
            </w:r>
            <w:del w:id="356" w:author="Gina Thompson" w:date="2026-02-16T08:50:00Z" w16du:dateUtc="2026-02-16T00:50:00Z">
              <w:r w:rsidRPr="00167548" w:rsidDel="00A70542">
                <w:delText xml:space="preserve">9am </w:delText>
              </w:r>
            </w:del>
            <w:ins w:id="357" w:author="Gina Thompson" w:date="2026-02-16T08:50:00Z" w16du:dateUtc="2026-02-16T00:50:00Z">
              <w:r w:rsidR="00A70542">
                <w:t>8</w:t>
              </w:r>
              <w:r w:rsidR="00A70542" w:rsidRPr="00167548">
                <w:t xml:space="preserve">am </w:t>
              </w:r>
            </w:ins>
            <w:r w:rsidRPr="00167548">
              <w:t xml:space="preserve">to </w:t>
            </w:r>
            <w:ins w:id="358" w:author="Gina Thompson" w:date="2026-02-16T08:50:00Z" w16du:dateUtc="2026-02-16T00:50:00Z">
              <w:r w:rsidR="00A70542">
                <w:t>8</w:t>
              </w:r>
            </w:ins>
            <w:del w:id="359" w:author="Gina Thompson" w:date="2026-02-16T08:50:00Z" w16du:dateUtc="2026-02-16T00:50:00Z">
              <w:r w:rsidRPr="00167548" w:rsidDel="00A70542">
                <w:delText>5</w:delText>
              </w:r>
            </w:del>
            <w:r w:rsidRPr="00167548">
              <w:t xml:space="preserve">pm AEST, Monday to Friday. </w:t>
            </w:r>
          </w:p>
          <w:p w14:paraId="08768656" w14:textId="77777777" w:rsidR="00167548" w:rsidRPr="00167548" w:rsidRDefault="00167548" w:rsidP="00167548"/>
          <w:p w14:paraId="460C34D5" w14:textId="5CC32B5F" w:rsidR="00167548" w:rsidRPr="00167548" w:rsidRDefault="00167548" w:rsidP="00167548">
            <w:r w:rsidRPr="00167548">
              <w:t xml:space="preserve">If we don’t hear from you within 10 business days, your application will automatically close and your account will be </w:t>
            </w:r>
            <w:del w:id="360" w:author="Gina Thompson" w:date="2026-02-16T09:02:00Z" w16du:dateUtc="2026-02-16T01:02:00Z">
              <w:r w:rsidRPr="00167548" w:rsidDel="002534DF">
                <w:delText xml:space="preserve">moved </w:delText>
              </w:r>
            </w:del>
            <w:ins w:id="361" w:author="Gina Thompson" w:date="2026-02-16T09:02:00Z" w16du:dateUtc="2026-02-16T01:02:00Z">
              <w:r w:rsidR="002534DF">
                <w:t>referr</w:t>
              </w:r>
              <w:r w:rsidR="002534DF" w:rsidRPr="00167548">
                <w:t xml:space="preserve">ed </w:t>
              </w:r>
            </w:ins>
            <w:r w:rsidRPr="00167548">
              <w:t xml:space="preserve">to our Collections Team to continue recovery action. </w:t>
            </w:r>
          </w:p>
          <w:p w14:paraId="5D53B3EE" w14:textId="77777777" w:rsidR="00167548" w:rsidRPr="00167548" w:rsidRDefault="00167548" w:rsidP="00167548"/>
          <w:p w14:paraId="6F2AA885" w14:textId="76AC7EB7" w:rsidR="00167548" w:rsidRPr="00167548" w:rsidRDefault="00167548" w:rsidP="00167548">
            <w:r w:rsidRPr="00167548">
              <w:t>Regards,</w:t>
            </w:r>
            <w:r w:rsidRPr="00167548">
              <w:br/>
            </w:r>
            <w:r w:rsidRPr="00167548">
              <w:br/>
            </w:r>
            <w:ins w:id="362" w:author="Gina Thompson" w:date="2026-02-12T15:13:00Z" w16du:dateUtc="2026-02-12T07:13:00Z">
              <w:r w:rsidR="008D2EFE" w:rsidRPr="008D2EFE">
                <w:rPr>
                  <w:b/>
                  <w:bCs/>
                </w:rPr>
                <w:t xml:space="preserve">The </w:t>
              </w:r>
            </w:ins>
            <w:del w:id="363" w:author="Gina Thompson" w:date="2026-02-12T15:13:00Z" w16du:dateUtc="2026-02-12T07:13:00Z">
              <w:r w:rsidRPr="00543B61" w:rsidDel="008D2EFE">
                <w:rPr>
                  <w:b/>
                  <w:bCs/>
                </w:rPr>
                <w:delText xml:space="preserve">Your </w:delText>
              </w:r>
            </w:del>
            <w:r w:rsidR="00543B61" w:rsidRPr="00543B61">
              <w:rPr>
                <w:b/>
                <w:bCs/>
                <w:highlight w:val="yellow"/>
              </w:rPr>
              <w:t>BRAND</w:t>
            </w:r>
            <w:r w:rsidRPr="00543B61">
              <w:rPr>
                <w:b/>
                <w:bCs/>
              </w:rPr>
              <w:t xml:space="preserve"> </w:t>
            </w:r>
            <w:ins w:id="364" w:author="Gina Thompson" w:date="2026-03-05T14:05:00Z" w16du:dateUtc="2026-03-05T06:05:00Z">
              <w:r w:rsidR="001676C4" w:rsidRPr="00167548">
                <w:rPr>
                  <w:b/>
                  <w:bCs/>
                </w:rPr>
                <w:t>Financial Hardship</w:t>
              </w:r>
              <w:r w:rsidR="001676C4" w:rsidRPr="00543B61">
                <w:rPr>
                  <w:b/>
                  <w:bCs/>
                </w:rPr>
                <w:t xml:space="preserve"> </w:t>
              </w:r>
            </w:ins>
            <w:r w:rsidRPr="00543B61">
              <w:rPr>
                <w:b/>
                <w:bCs/>
              </w:rPr>
              <w:t>Team</w:t>
            </w:r>
          </w:p>
          <w:p w14:paraId="60A18BC5" w14:textId="77777777" w:rsidR="00167548" w:rsidRDefault="00167548" w:rsidP="0066265F"/>
          <w:p w14:paraId="307BF15D" w14:textId="77777777" w:rsidR="00B50A24" w:rsidRPr="00167548" w:rsidRDefault="00B50A24" w:rsidP="00B50A24">
            <w:pPr>
              <w:rPr>
                <w:highlight w:val="cyan"/>
              </w:rPr>
            </w:pPr>
            <w:r w:rsidRPr="00167548">
              <w:rPr>
                <w:highlight w:val="cyan"/>
              </w:rPr>
              <w:t>HOW TO PAY COMPONENT</w:t>
            </w:r>
          </w:p>
          <w:p w14:paraId="1DE74CBC" w14:textId="77777777" w:rsidR="00B50A24" w:rsidRPr="00167548" w:rsidRDefault="00B50A24" w:rsidP="00B50A24">
            <w:pPr>
              <w:rPr>
                <w:highlight w:val="cyan"/>
              </w:rPr>
            </w:pPr>
          </w:p>
          <w:p w14:paraId="4D779ADE" w14:textId="77777777" w:rsidR="00B50A24" w:rsidRPr="00167548" w:rsidRDefault="00B50A24" w:rsidP="00B50A24">
            <w:r w:rsidRPr="00167548">
              <w:rPr>
                <w:highlight w:val="cyan"/>
              </w:rPr>
              <w:t>PAYMENT SLIP COMPONENT</w:t>
            </w:r>
          </w:p>
          <w:p w14:paraId="2ADF4DBE" w14:textId="77777777" w:rsidR="00B50A24" w:rsidRDefault="00B50A24" w:rsidP="0066265F"/>
          <w:p w14:paraId="2AC553AD" w14:textId="77777777" w:rsidR="00475709" w:rsidRPr="00167548" w:rsidRDefault="00475709" w:rsidP="00475709">
            <w:r>
              <w:rPr>
                <w:highlight w:val="cyan"/>
              </w:rPr>
              <w:lastRenderedPageBreak/>
              <w:t>SECURITY FOOTER</w:t>
            </w:r>
            <w:r w:rsidRPr="00167548">
              <w:rPr>
                <w:highlight w:val="cyan"/>
              </w:rPr>
              <w:t xml:space="preserve"> COMPONENT</w:t>
            </w:r>
          </w:p>
          <w:p w14:paraId="2F887A73" w14:textId="51EA7633" w:rsidR="00AA48BC" w:rsidRPr="00167548" w:rsidRDefault="00AA48BC" w:rsidP="00AA48BC"/>
        </w:tc>
      </w:tr>
      <w:tr w:rsidR="0099509F" w:rsidRPr="00167548" w14:paraId="24BDD3E9" w14:textId="77777777" w:rsidTr="006F0E93">
        <w:tc>
          <w:tcPr>
            <w:tcW w:w="2828" w:type="dxa"/>
          </w:tcPr>
          <w:p w14:paraId="0CA5C177" w14:textId="77777777" w:rsidR="003C750E" w:rsidRPr="00167548" w:rsidRDefault="003C750E" w:rsidP="003C750E">
            <w:pPr>
              <w:rPr>
                <w:b/>
                <w:bCs/>
              </w:rPr>
            </w:pPr>
            <w:r w:rsidRPr="00167548">
              <w:rPr>
                <w:b/>
                <w:bCs/>
              </w:rPr>
              <w:lastRenderedPageBreak/>
              <w:t>Financial Hardship Enquiry - Reminder</w:t>
            </w:r>
          </w:p>
          <w:p w14:paraId="49ABA041" w14:textId="77777777" w:rsidR="00A5400E" w:rsidRPr="00167548" w:rsidRDefault="00A5400E" w:rsidP="0066265F"/>
          <w:p w14:paraId="1BBE4F91" w14:textId="13DC1EDA" w:rsidR="003C750E" w:rsidRPr="00167548" w:rsidRDefault="009661F6" w:rsidP="0066265F">
            <w:r w:rsidRPr="00167548">
              <w:t>Sent when customer has enquired about Financial Hardship but has not</w:t>
            </w:r>
            <w:r>
              <w:t xml:space="preserve"> yet</w:t>
            </w:r>
            <w:r w:rsidRPr="00167548">
              <w:t xml:space="preserve"> submitted the form</w:t>
            </w:r>
            <w:r>
              <w:t xml:space="preserve"> to request assistance</w:t>
            </w:r>
            <w:r w:rsidRPr="00167548">
              <w:t>.</w:t>
            </w:r>
          </w:p>
        </w:tc>
        <w:tc>
          <w:tcPr>
            <w:tcW w:w="2206" w:type="dxa"/>
          </w:tcPr>
          <w:p w14:paraId="499CDF5F" w14:textId="3800C204" w:rsidR="00B62F18" w:rsidRPr="00167548" w:rsidRDefault="00B62F18" w:rsidP="00B62F18">
            <w:r w:rsidRPr="00167548">
              <w:t>TPG_</w:t>
            </w:r>
            <w:r w:rsidR="00AD6ACD" w:rsidRPr="00167548">
              <w:rPr>
                <w:rFonts w:eastAsia="Times New Roman" w:cs="Times New Roman"/>
                <w:color w:val="000000"/>
                <w:kern w:val="0"/>
                <w:lang w:eastAsia="en-AU"/>
                <w14:ligatures w14:val="none"/>
              </w:rPr>
              <w:t>FHESCPR</w:t>
            </w:r>
          </w:p>
          <w:p w14:paraId="223214B5" w14:textId="77777777" w:rsidR="00B62F18" w:rsidRPr="00167548" w:rsidRDefault="00B62F18" w:rsidP="00B62F18"/>
          <w:p w14:paraId="6EFF3F1F" w14:textId="4612DFD0" w:rsidR="00A5400E" w:rsidRPr="00167548" w:rsidRDefault="00B62F18" w:rsidP="00B62F18">
            <w:r w:rsidRPr="00167548">
              <w:t>IINET_</w:t>
            </w:r>
            <w:r w:rsidR="00AD6ACD" w:rsidRPr="00167548">
              <w:rPr>
                <w:rFonts w:eastAsia="Times New Roman" w:cs="Times New Roman"/>
                <w:color w:val="000000"/>
                <w:kern w:val="0"/>
                <w:lang w:eastAsia="en-AU"/>
                <w14:ligatures w14:val="none"/>
              </w:rPr>
              <w:t>FHESCPR</w:t>
            </w:r>
          </w:p>
        </w:tc>
        <w:tc>
          <w:tcPr>
            <w:tcW w:w="8914" w:type="dxa"/>
          </w:tcPr>
          <w:p w14:paraId="197B9C90" w14:textId="48E76E28"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6320180"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37706664" w14:textId="18151E08"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365" w:author="Gina Thompson" w:date="2026-02-16T08:54:00Z" w16du:dateUtc="2026-02-16T00:54:00Z">
              <w:r w:rsidRPr="00167548" w:rsidDel="006047C4">
                <w:rPr>
                  <w:color w:val="000000"/>
                  <w:lang w:val="en-US"/>
                </w:rPr>
                <w:delText>Important information about y</w:delText>
              </w:r>
            </w:del>
            <w:ins w:id="366" w:author="Gina Thompson" w:date="2026-02-16T08:54:00Z" w16du:dateUtc="2026-02-16T00:54:00Z">
              <w:r w:rsidR="006047C4">
                <w:rPr>
                  <w:color w:val="000000"/>
                  <w:lang w:val="en-US"/>
                </w:rPr>
                <w:t>Y</w:t>
              </w:r>
            </w:ins>
            <w:r w:rsidRPr="00167548">
              <w:rPr>
                <w:color w:val="000000"/>
                <w:lang w:val="en-US"/>
              </w:rPr>
              <w:t xml:space="preserve">our </w:t>
            </w:r>
            <w:del w:id="367" w:author="Gina Thompson" w:date="2026-02-16T08:54:00Z" w16du:dateUtc="2026-02-16T00:54:00Z">
              <w:r w:rsidRPr="00167548" w:rsidDel="006047C4">
                <w:rPr>
                  <w:color w:val="000000"/>
                  <w:lang w:val="en-US"/>
                </w:rPr>
                <w:delText>account</w:delText>
              </w:r>
            </w:del>
            <w:ins w:id="368" w:author="Gina Thompson" w:date="2026-02-16T08:54:00Z" w16du:dateUtc="2026-02-16T00:54:00Z">
              <w:r w:rsidR="006047C4">
                <w:rPr>
                  <w:color w:val="000000"/>
                  <w:lang w:val="en-US"/>
                </w:rPr>
                <w:t>Financial Hardship enquiry</w:t>
              </w:r>
            </w:ins>
          </w:p>
          <w:p w14:paraId="30E44375" w14:textId="77777777" w:rsidR="00A5400E" w:rsidRDefault="00A5400E" w:rsidP="0066265F"/>
          <w:p w14:paraId="7FD176E6" w14:textId="77777777" w:rsidR="00D41679" w:rsidRPr="00167548" w:rsidRDefault="00D41679" w:rsidP="00D41679">
            <w:pPr>
              <w:rPr>
                <w:b/>
                <w:bCs/>
              </w:rPr>
            </w:pPr>
            <w:r w:rsidRPr="00167548">
              <w:rPr>
                <w:b/>
                <w:bCs/>
              </w:rPr>
              <w:t xml:space="preserve">Customer Number: </w:t>
            </w:r>
            <w:r w:rsidRPr="00BC5B12">
              <w:rPr>
                <w:highlight w:val="green"/>
              </w:rPr>
              <w:t>${</w:t>
            </w:r>
            <w:proofErr w:type="spellStart"/>
            <w:r w:rsidRPr="00BC5B12">
              <w:rPr>
                <w:highlight w:val="green"/>
              </w:rPr>
              <w:t>d:Calculation</w:t>
            </w:r>
            <w:proofErr w:type="spellEnd"/>
            <w:r w:rsidRPr="00BC5B12">
              <w:rPr>
                <w:highlight w:val="green"/>
              </w:rPr>
              <w:t>(Communications).L04_AccountRefNo:d}</w:t>
            </w:r>
          </w:p>
          <w:p w14:paraId="0DA367E3" w14:textId="77777777" w:rsidR="00D41679" w:rsidRPr="00167548" w:rsidRDefault="00D41679" w:rsidP="00D41679">
            <w:pPr>
              <w:rPr>
                <w:b/>
                <w:bCs/>
              </w:rPr>
            </w:pPr>
          </w:p>
          <w:p w14:paraId="50D5215E" w14:textId="6305ACB5" w:rsidR="00D41679" w:rsidRPr="000D2AE2" w:rsidRDefault="00D41679" w:rsidP="00655D33">
            <w:pPr>
              <w:pStyle w:val="Heading3"/>
              <w:rPr>
                <w:b/>
                <w:bCs/>
                <w:color w:val="auto"/>
              </w:rPr>
            </w:pPr>
            <w:r w:rsidRPr="000D2AE2">
              <w:rPr>
                <w:b/>
                <w:bCs/>
                <w:color w:val="auto"/>
              </w:rPr>
              <w:t xml:space="preserve">Financial Hardship Enquiry </w:t>
            </w:r>
            <w:r w:rsidR="00CC48FB" w:rsidRPr="000D2AE2">
              <w:rPr>
                <w:b/>
                <w:bCs/>
                <w:color w:val="auto"/>
              </w:rPr>
              <w:t>r</w:t>
            </w:r>
            <w:r w:rsidRPr="000D2AE2">
              <w:rPr>
                <w:b/>
                <w:bCs/>
                <w:color w:val="auto"/>
              </w:rPr>
              <w:t>eminder</w:t>
            </w:r>
          </w:p>
          <w:p w14:paraId="63013964" w14:textId="77777777" w:rsidR="00D41679" w:rsidRPr="00167548" w:rsidRDefault="00D41679" w:rsidP="00D41679"/>
          <w:p w14:paraId="41039E0D" w14:textId="77777777" w:rsidR="00D41679" w:rsidRPr="00167548" w:rsidRDefault="00D41679" w:rsidP="00D41679">
            <w:pPr>
              <w:rPr>
                <w:b/>
                <w:bCs/>
              </w:rPr>
            </w:pPr>
            <w:r w:rsidRPr="00167548">
              <w:t xml:space="preserve">Hi </w:t>
            </w:r>
            <w:r w:rsidRPr="00D41679">
              <w:rPr>
                <w:highlight w:val="green"/>
              </w:rPr>
              <w:t>${</w:t>
            </w:r>
            <w:proofErr w:type="spellStart"/>
            <w:r w:rsidRPr="00D41679">
              <w:rPr>
                <w:highlight w:val="green"/>
              </w:rPr>
              <w:t>d:Calculation</w:t>
            </w:r>
            <w:proofErr w:type="spellEnd"/>
            <w:r w:rsidRPr="00D41679">
              <w:rPr>
                <w:highlight w:val="green"/>
              </w:rPr>
              <w:t>(Communications).L07_Salutation:d}</w:t>
            </w:r>
            <w:r w:rsidRPr="00D41679">
              <w:t>,</w:t>
            </w:r>
          </w:p>
          <w:p w14:paraId="38C0CD15" w14:textId="77777777" w:rsidR="00D41679" w:rsidRPr="00167548" w:rsidRDefault="00D41679" w:rsidP="00D41679"/>
          <w:p w14:paraId="57887E89" w14:textId="6350DCAA" w:rsidR="00D41679" w:rsidRDefault="00D41679" w:rsidP="00D41679">
            <w:r w:rsidRPr="00167548">
              <w:t xml:space="preserve">This is a courtesy reminder regarding your recent </w:t>
            </w:r>
            <w:del w:id="369" w:author="Gina Thompson" w:date="2026-02-16T08:53:00Z" w16du:dateUtc="2026-02-16T00:53:00Z">
              <w:r w:rsidRPr="00167548" w:rsidDel="006047C4">
                <w:delText xml:space="preserve">submission of a </w:delText>
              </w:r>
            </w:del>
            <w:r w:rsidRPr="00167548">
              <w:t>financial hardship enquiry.</w:t>
            </w:r>
          </w:p>
          <w:p w14:paraId="099B0D91" w14:textId="77777777" w:rsidR="00D41679" w:rsidRPr="00167548" w:rsidRDefault="00D41679" w:rsidP="00D41679"/>
          <w:p w14:paraId="2A6B3ACB" w14:textId="28EFC538" w:rsidR="00D41679" w:rsidRDefault="00D41679" w:rsidP="00D41679">
            <w:r w:rsidRPr="00167548">
              <w:t>Please submit your enquiry to </w:t>
            </w:r>
            <w:r w:rsidRPr="00D41679">
              <w:rPr>
                <w:highlight w:val="yellow"/>
              </w:rPr>
              <w:t>FHP EMAIL</w:t>
            </w:r>
            <w:r w:rsidRPr="00D41679">
              <w:t> </w:t>
            </w:r>
            <w:r w:rsidRPr="00167548">
              <w:t>within </w:t>
            </w:r>
            <w:r w:rsidRPr="00167548">
              <w:rPr>
                <w:b/>
                <w:bCs/>
              </w:rPr>
              <w:t>10 business days</w:t>
            </w:r>
            <w:r w:rsidRPr="00167548">
              <w:t> or we will be unable to assess your eligibility for assistance.</w:t>
            </w:r>
          </w:p>
          <w:p w14:paraId="38230441" w14:textId="77777777" w:rsidR="00D41679" w:rsidRPr="00167548" w:rsidRDefault="00D41679" w:rsidP="00D41679"/>
          <w:p w14:paraId="6EBB3C3C" w14:textId="173C771A" w:rsidR="00D41679" w:rsidRPr="00D41679" w:rsidRDefault="00D41679" w:rsidP="00D41679">
            <w:r w:rsidRPr="00167548">
              <w:t xml:space="preserve">Should you have any questions or require </w:t>
            </w:r>
            <w:del w:id="370" w:author="Gina Thompson" w:date="2026-02-16T09:02:00Z" w16du:dateUtc="2026-02-16T01:02:00Z">
              <w:r w:rsidRPr="00167548" w:rsidDel="002534DF">
                <w:delText>further clarification</w:delText>
              </w:r>
            </w:del>
            <w:ins w:id="371" w:author="Gina Thompson" w:date="2026-02-16T09:02:00Z" w16du:dateUtc="2026-02-16T01:02:00Z">
              <w:r w:rsidR="002534DF">
                <w:t>assistance</w:t>
              </w:r>
            </w:ins>
            <w:r w:rsidRPr="00167548">
              <w:t>, please contact our team on </w:t>
            </w:r>
            <w:r w:rsidR="00870DB7">
              <w:rPr>
                <w:highlight w:val="yellow"/>
              </w:rPr>
              <w:t>FHP</w:t>
            </w:r>
            <w:r w:rsidR="00870DB7" w:rsidRPr="00167548">
              <w:rPr>
                <w:highlight w:val="yellow"/>
              </w:rPr>
              <w:t xml:space="preserve"> </w:t>
            </w:r>
            <w:r w:rsidRPr="00543B61">
              <w:rPr>
                <w:highlight w:val="yellow"/>
              </w:rPr>
              <w:t>PHONE NUMBER</w:t>
            </w:r>
            <w:r w:rsidRPr="00D41679">
              <w:t>.</w:t>
            </w:r>
            <w:ins w:id="372" w:author="Gina Thompson" w:date="2026-02-16T09:03:00Z" w16du:dateUtc="2026-02-16T01:03:00Z">
              <w:r w:rsidR="00FC0026">
                <w:t xml:space="preserve"> </w:t>
              </w:r>
              <w:r w:rsidR="00FC0026" w:rsidRPr="00167548">
                <w:t>We’re here to help and happy to support you.</w:t>
              </w:r>
            </w:ins>
          </w:p>
          <w:p w14:paraId="231B15A2" w14:textId="77777777" w:rsidR="00D41679" w:rsidRPr="00167548" w:rsidRDefault="00D41679" w:rsidP="00D41679"/>
          <w:p w14:paraId="6119A764" w14:textId="54B7D5CE" w:rsidR="00D41679" w:rsidRPr="00167548" w:rsidDel="00FC0026" w:rsidRDefault="00D41679" w:rsidP="00D41679">
            <w:pPr>
              <w:rPr>
                <w:del w:id="373" w:author="Gina Thompson" w:date="2026-02-16T09:03:00Z" w16du:dateUtc="2026-02-16T01:03:00Z"/>
                <w:b/>
                <w:bCs/>
              </w:rPr>
            </w:pPr>
            <w:del w:id="374" w:author="Gina Thompson" w:date="2026-02-16T09:03:00Z" w16du:dateUtc="2026-02-16T01:03:00Z">
              <w:r w:rsidRPr="00167548" w:rsidDel="00FC0026">
                <w:delText>Thank you for your attention to this matter, we are here to help</w:delText>
              </w:r>
              <w:r w:rsidDel="00FC0026">
                <w:delText>.</w:delText>
              </w:r>
            </w:del>
          </w:p>
          <w:p w14:paraId="3037825E" w14:textId="72AC7BDF" w:rsidR="00D41679" w:rsidRPr="00167548" w:rsidRDefault="00D41679" w:rsidP="00D41679"/>
          <w:p w14:paraId="0182FF03" w14:textId="77777777" w:rsidR="00D41679" w:rsidRDefault="00D41679" w:rsidP="00D41679">
            <w:r w:rsidRPr="00167548">
              <w:t>Regards,</w:t>
            </w:r>
          </w:p>
          <w:p w14:paraId="5C911E39" w14:textId="09246C2B" w:rsidR="00D41679" w:rsidRPr="00D41679" w:rsidRDefault="00D41679" w:rsidP="00D41679">
            <w:pPr>
              <w:rPr>
                <w:b/>
                <w:bCs/>
              </w:rPr>
            </w:pPr>
            <w:r w:rsidRPr="00167548">
              <w:br/>
            </w:r>
            <w:ins w:id="375" w:author="Gina Thompson" w:date="2026-02-12T15:13:00Z" w16du:dateUtc="2026-02-12T07:13:00Z">
              <w:r w:rsidR="008D2EFE" w:rsidRPr="008D2EFE">
                <w:rPr>
                  <w:b/>
                  <w:bCs/>
                </w:rPr>
                <w:t xml:space="preserve">The </w:t>
              </w:r>
            </w:ins>
            <w:r w:rsidRPr="00D41679">
              <w:rPr>
                <w:b/>
                <w:bCs/>
                <w:highlight w:val="yellow"/>
                <w:lang w:val="en-GB"/>
              </w:rPr>
              <w:t>BRAND</w:t>
            </w:r>
            <w:r w:rsidRPr="00D41679">
              <w:rPr>
                <w:b/>
                <w:bCs/>
                <w:lang w:val="en-GB"/>
              </w:rPr>
              <w:t xml:space="preserve"> Financial Hardship Team</w:t>
            </w:r>
          </w:p>
          <w:p w14:paraId="3A7B3660" w14:textId="77777777" w:rsidR="00BF7574" w:rsidRDefault="00BF7574" w:rsidP="0066265F"/>
          <w:p w14:paraId="23E1D851" w14:textId="77777777" w:rsidR="00BF7574" w:rsidRPr="00167548" w:rsidRDefault="00BF7574" w:rsidP="00BF7574">
            <w:pPr>
              <w:rPr>
                <w:highlight w:val="cyan"/>
              </w:rPr>
            </w:pPr>
            <w:r w:rsidRPr="00167548">
              <w:rPr>
                <w:highlight w:val="cyan"/>
              </w:rPr>
              <w:t>HOW TO PAY COMPONENT</w:t>
            </w:r>
          </w:p>
          <w:p w14:paraId="2A34744B" w14:textId="77777777" w:rsidR="00BF7574" w:rsidRPr="00167548" w:rsidRDefault="00BF7574" w:rsidP="00BF7574">
            <w:pPr>
              <w:rPr>
                <w:highlight w:val="cyan"/>
              </w:rPr>
            </w:pPr>
          </w:p>
          <w:p w14:paraId="395E250F" w14:textId="77777777" w:rsidR="00BF7574" w:rsidRPr="00167548" w:rsidRDefault="00BF7574" w:rsidP="00BF7574">
            <w:r w:rsidRPr="00167548">
              <w:rPr>
                <w:highlight w:val="cyan"/>
              </w:rPr>
              <w:t>PAYMENT SLIP COMPONENT</w:t>
            </w:r>
          </w:p>
          <w:p w14:paraId="5F646422" w14:textId="77777777" w:rsidR="00BF7574" w:rsidRDefault="00BF7574" w:rsidP="0066265F"/>
          <w:p w14:paraId="042B1F48" w14:textId="77777777" w:rsidR="00475709" w:rsidRPr="00167548" w:rsidRDefault="00475709" w:rsidP="00475709">
            <w:r>
              <w:rPr>
                <w:highlight w:val="cyan"/>
              </w:rPr>
              <w:t>SECURITY FOOTER</w:t>
            </w:r>
            <w:r w:rsidRPr="00167548">
              <w:rPr>
                <w:highlight w:val="cyan"/>
              </w:rPr>
              <w:t xml:space="preserve"> COMPONENT</w:t>
            </w:r>
          </w:p>
          <w:p w14:paraId="5125731C" w14:textId="56E0ABC9" w:rsidR="00AA48BC" w:rsidRPr="00167548" w:rsidRDefault="00AA48BC" w:rsidP="00AA48BC"/>
        </w:tc>
      </w:tr>
      <w:tr w:rsidR="0099509F" w:rsidRPr="00167548" w14:paraId="72E24478" w14:textId="77777777" w:rsidTr="006F0E93">
        <w:tc>
          <w:tcPr>
            <w:tcW w:w="2828" w:type="dxa"/>
          </w:tcPr>
          <w:p w14:paraId="06308B87" w14:textId="24A1F899" w:rsidR="00A5400E" w:rsidRPr="00167548" w:rsidRDefault="003C750E" w:rsidP="0066265F">
            <w:pPr>
              <w:rPr>
                <w:b/>
                <w:bCs/>
              </w:rPr>
            </w:pPr>
            <w:r w:rsidRPr="00167548">
              <w:rPr>
                <w:b/>
                <w:bCs/>
              </w:rPr>
              <w:lastRenderedPageBreak/>
              <w:t>Financial Hardship Payment Arrangement Broken</w:t>
            </w:r>
          </w:p>
          <w:p w14:paraId="4796EFEC" w14:textId="77777777" w:rsidR="003C750E" w:rsidRPr="00167548" w:rsidRDefault="003C750E" w:rsidP="003C750E"/>
          <w:p w14:paraId="789DE192" w14:textId="7FD2B73A" w:rsidR="003C750E" w:rsidRPr="00167548" w:rsidRDefault="003C750E" w:rsidP="0066265F">
            <w:r w:rsidRPr="00167548">
              <w:t xml:space="preserve">Sent </w:t>
            </w:r>
            <w:r w:rsidR="006C5E71">
              <w:t xml:space="preserve">within </w:t>
            </w:r>
            <w:r w:rsidR="00201C90">
              <w:t xml:space="preserve">1 business day </w:t>
            </w:r>
            <w:r w:rsidR="006C5E71">
              <w:t>a Financial Hardship payment arrangement is broken.</w:t>
            </w:r>
          </w:p>
        </w:tc>
        <w:tc>
          <w:tcPr>
            <w:tcW w:w="2206" w:type="dxa"/>
          </w:tcPr>
          <w:p w14:paraId="60BCEE2A" w14:textId="32EBBF5D" w:rsidR="00B62F18" w:rsidRPr="00167548" w:rsidRDefault="00B62F18" w:rsidP="00B62F18">
            <w:r w:rsidRPr="00167548">
              <w:t>TPG_</w:t>
            </w:r>
            <w:r w:rsidR="006C5E71" w:rsidRPr="00167548">
              <w:rPr>
                <w:rFonts w:eastAsia="Times New Roman" w:cs="Times New Roman"/>
                <w:color w:val="000000"/>
                <w:kern w:val="0"/>
                <w:lang w:eastAsia="en-AU"/>
                <w14:ligatures w14:val="none"/>
              </w:rPr>
              <w:t>FHBA</w:t>
            </w:r>
          </w:p>
          <w:p w14:paraId="4B09BB2A" w14:textId="77777777" w:rsidR="00B62F18" w:rsidRPr="00167548" w:rsidRDefault="00B62F18" w:rsidP="00B62F18"/>
          <w:p w14:paraId="5BE3A5A8" w14:textId="7B2E1BC1" w:rsidR="00A5400E" w:rsidRPr="00167548" w:rsidRDefault="00B62F18" w:rsidP="00B62F18">
            <w:r w:rsidRPr="00167548">
              <w:t>IINET_</w:t>
            </w:r>
            <w:r w:rsidR="006C5E71" w:rsidRPr="00167548">
              <w:rPr>
                <w:rFonts w:eastAsia="Times New Roman" w:cs="Times New Roman"/>
                <w:color w:val="000000"/>
                <w:kern w:val="0"/>
                <w:lang w:eastAsia="en-AU"/>
                <w14:ligatures w14:val="none"/>
              </w:rPr>
              <w:t>FHBA</w:t>
            </w:r>
          </w:p>
        </w:tc>
        <w:tc>
          <w:tcPr>
            <w:tcW w:w="8914" w:type="dxa"/>
          </w:tcPr>
          <w:p w14:paraId="20C5702F" w14:textId="7179DD6E"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516D82B4"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713C261A" w14:textId="1D896539"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376" w:author="Gina Thompson" w:date="2026-02-16T09:15:00Z" w16du:dateUtc="2026-02-16T01:15:00Z">
              <w:r w:rsidRPr="00167548" w:rsidDel="0056457E">
                <w:rPr>
                  <w:color w:val="000000"/>
                  <w:lang w:val="en-US"/>
                </w:rPr>
                <w:delText>Important</w:delText>
              </w:r>
            </w:del>
            <w:del w:id="377" w:author="Gina Thompson" w:date="2026-02-16T09:04:00Z" w16du:dateUtc="2026-02-16T01:04:00Z">
              <w:r w:rsidRPr="00167548" w:rsidDel="00FC0026">
                <w:rPr>
                  <w:color w:val="000000"/>
                  <w:lang w:val="en-US"/>
                </w:rPr>
                <w:delText xml:space="preserve"> information about your account</w:delText>
              </w:r>
            </w:del>
            <w:ins w:id="378" w:author="Gina Thompson" w:date="2026-02-16T09:04:00Z" w16du:dateUtc="2026-02-16T01:04:00Z">
              <w:r w:rsidR="00FC0026">
                <w:rPr>
                  <w:rFonts w:eastAsia="Times New Roman" w:cs="Calibri"/>
                  <w:lang w:eastAsia="en-AU"/>
                </w:rPr>
                <w:t xml:space="preserve">Your Financial Hardship </w:t>
              </w:r>
            </w:ins>
            <w:ins w:id="379" w:author="Gina Thompson" w:date="2026-02-16T11:13:00Z" w16du:dateUtc="2026-02-16T03:13:00Z">
              <w:r w:rsidR="000A71E0">
                <w:rPr>
                  <w:rFonts w:eastAsia="Times New Roman" w:cs="Calibri"/>
                  <w:lang w:eastAsia="en-AU"/>
                </w:rPr>
                <w:t>p</w:t>
              </w:r>
            </w:ins>
            <w:ins w:id="380" w:author="Gina Thompson" w:date="2026-02-16T09:04:00Z" w16du:dateUtc="2026-02-16T01:04:00Z">
              <w:r w:rsidR="00FC0026">
                <w:rPr>
                  <w:rFonts w:eastAsia="Times New Roman" w:cs="Calibri"/>
                  <w:lang w:eastAsia="en-AU"/>
                </w:rPr>
                <w:t xml:space="preserve">ayment </w:t>
              </w:r>
            </w:ins>
            <w:ins w:id="381" w:author="Gina Thompson" w:date="2026-02-16T11:14:00Z" w16du:dateUtc="2026-02-16T03:14:00Z">
              <w:r w:rsidR="000A71E0">
                <w:rPr>
                  <w:rFonts w:eastAsia="Times New Roman" w:cs="Calibri"/>
                  <w:lang w:eastAsia="en-AU"/>
                </w:rPr>
                <w:t>a</w:t>
              </w:r>
            </w:ins>
            <w:ins w:id="382" w:author="Gina Thompson" w:date="2026-02-16T09:04:00Z" w16du:dateUtc="2026-02-16T01:04:00Z">
              <w:r w:rsidR="00FC0026">
                <w:rPr>
                  <w:rFonts w:eastAsia="Times New Roman" w:cs="Calibri"/>
                  <w:lang w:eastAsia="en-AU"/>
                </w:rPr>
                <w:t>rrangement</w:t>
              </w:r>
            </w:ins>
          </w:p>
          <w:p w14:paraId="34C663C5" w14:textId="77777777" w:rsidR="00A5400E" w:rsidRDefault="00A5400E" w:rsidP="0066265F"/>
          <w:p w14:paraId="395AB3CD" w14:textId="77777777" w:rsidR="006C5E71" w:rsidRDefault="006C5E71" w:rsidP="006C5E71">
            <w:pPr>
              <w:rPr>
                <w:b/>
                <w:bCs/>
                <w:color w:val="0070C0"/>
              </w:rPr>
            </w:pPr>
            <w:r w:rsidRPr="00167548">
              <w:rPr>
                <w:b/>
                <w:bCs/>
              </w:rPr>
              <w:t xml:space="preserve">Customer Number: </w:t>
            </w:r>
            <w:r w:rsidRPr="006C5E71">
              <w:rPr>
                <w:highlight w:val="green"/>
              </w:rPr>
              <w:t>${</w:t>
            </w:r>
            <w:proofErr w:type="spellStart"/>
            <w:r w:rsidRPr="006C5E71">
              <w:rPr>
                <w:highlight w:val="green"/>
              </w:rPr>
              <w:t>d:Calculation</w:t>
            </w:r>
            <w:proofErr w:type="spellEnd"/>
            <w:r w:rsidRPr="006C5E71">
              <w:rPr>
                <w:highlight w:val="green"/>
              </w:rPr>
              <w:t>(Communications).L04_AccountRefNo:d}</w:t>
            </w:r>
          </w:p>
          <w:p w14:paraId="48FB019D" w14:textId="77777777" w:rsidR="006C5E71" w:rsidRPr="00167548" w:rsidRDefault="006C5E71" w:rsidP="006C5E71">
            <w:pPr>
              <w:rPr>
                <w:b/>
                <w:bCs/>
              </w:rPr>
            </w:pPr>
          </w:p>
          <w:p w14:paraId="67B0A00E" w14:textId="3B2D9948" w:rsidR="006C5E71" w:rsidRDefault="006C5E71" w:rsidP="006C5E71">
            <w:pPr>
              <w:rPr>
                <w:b/>
                <w:bCs/>
                <w:color w:val="0070C0"/>
              </w:rPr>
            </w:pPr>
            <w:r w:rsidRPr="00167548">
              <w:rPr>
                <w:b/>
                <w:bCs/>
              </w:rPr>
              <w:t xml:space="preserve">Overdue Amount: </w:t>
            </w:r>
            <w:r w:rsidR="00BC1D76" w:rsidRPr="00BC1D76">
              <w:t>$</w:t>
            </w:r>
            <w:r w:rsidR="00BC1D76">
              <w:t xml:space="preserve"> </w:t>
            </w:r>
            <w:r w:rsidRPr="009F22CF">
              <w:rPr>
                <w:highlight w:val="green"/>
              </w:rPr>
              <w:t>${</w:t>
            </w:r>
            <w:proofErr w:type="spellStart"/>
            <w:r w:rsidRPr="009F22CF">
              <w:rPr>
                <w:highlight w:val="green"/>
              </w:rPr>
              <w:t>d:Calculation</w:t>
            </w:r>
            <w:proofErr w:type="spellEnd"/>
            <w:r w:rsidRPr="009F22CF">
              <w:rPr>
                <w:highlight w:val="green"/>
              </w:rPr>
              <w:t>(Communications).L38_OverdueAmount:d}</w:t>
            </w:r>
          </w:p>
          <w:p w14:paraId="3A7BA047" w14:textId="77777777" w:rsidR="006C5E71" w:rsidRPr="00167548" w:rsidRDefault="006C5E71" w:rsidP="006C5E71">
            <w:pPr>
              <w:rPr>
                <w:b/>
                <w:bCs/>
              </w:rPr>
            </w:pPr>
          </w:p>
          <w:p w14:paraId="7DF91817" w14:textId="3BC62B6E" w:rsidR="006C5E71" w:rsidRPr="00167548" w:rsidRDefault="006C5E71" w:rsidP="006C5E71">
            <w:pPr>
              <w:rPr>
                <w:b/>
                <w:bCs/>
              </w:rPr>
            </w:pPr>
            <w:r w:rsidRPr="00167548">
              <w:rPr>
                <w:b/>
                <w:bCs/>
              </w:rPr>
              <w:t xml:space="preserve">Total Balance: </w:t>
            </w:r>
            <w:r w:rsidR="00BC1D76" w:rsidRPr="00BC1D76">
              <w:t>$</w:t>
            </w:r>
            <w:r w:rsidR="00BC1D76">
              <w:t xml:space="preserve"> </w:t>
            </w:r>
            <w:r w:rsidRPr="009F22CF">
              <w:rPr>
                <w:highlight w:val="green"/>
              </w:rPr>
              <w:t>${</w:t>
            </w:r>
            <w:proofErr w:type="spellStart"/>
            <w:r w:rsidRPr="009F22CF">
              <w:rPr>
                <w:highlight w:val="green"/>
              </w:rPr>
              <w:t>d:Calculation</w:t>
            </w:r>
            <w:proofErr w:type="spellEnd"/>
            <w:r w:rsidRPr="009F22CF">
              <w:rPr>
                <w:highlight w:val="green"/>
              </w:rPr>
              <w:t>(Communications).L37_AccountBalance:d}</w:t>
            </w:r>
          </w:p>
          <w:p w14:paraId="1A2AEC7D" w14:textId="77777777" w:rsidR="006C5E71" w:rsidRPr="000D2AE2" w:rsidRDefault="006C5E71" w:rsidP="006C5E71">
            <w:pPr>
              <w:rPr>
                <w:b/>
                <w:bCs/>
              </w:rPr>
            </w:pPr>
          </w:p>
          <w:p w14:paraId="2E22B675" w14:textId="6A718867" w:rsidR="00CC48FB" w:rsidRPr="000D2AE2" w:rsidRDefault="006C5E71" w:rsidP="00655D33">
            <w:pPr>
              <w:pStyle w:val="Heading3"/>
              <w:rPr>
                <w:b/>
                <w:bCs/>
                <w:color w:val="auto"/>
              </w:rPr>
            </w:pPr>
            <w:r w:rsidRPr="000D2AE2">
              <w:rPr>
                <w:b/>
                <w:bCs/>
                <w:color w:val="auto"/>
              </w:rPr>
              <w:t>Y</w:t>
            </w:r>
            <w:r w:rsidR="00CC48FB" w:rsidRPr="000D2AE2">
              <w:rPr>
                <w:b/>
                <w:bCs/>
                <w:color w:val="auto"/>
              </w:rPr>
              <w:t xml:space="preserve">our Financial Hardship </w:t>
            </w:r>
            <w:r w:rsidR="00EB32F5" w:rsidRPr="000D2AE2">
              <w:rPr>
                <w:b/>
                <w:bCs/>
                <w:color w:val="auto"/>
              </w:rPr>
              <w:t>payment arrangement</w:t>
            </w:r>
          </w:p>
          <w:p w14:paraId="77CADF3C" w14:textId="77777777" w:rsidR="006C5E71" w:rsidRPr="00167548" w:rsidRDefault="006C5E71" w:rsidP="006C5E71">
            <w:pPr>
              <w:rPr>
                <w:b/>
                <w:bCs/>
              </w:rPr>
            </w:pPr>
          </w:p>
          <w:p w14:paraId="3CE2F35D" w14:textId="77777777" w:rsidR="006C5E71" w:rsidRPr="009F22CF" w:rsidRDefault="006C5E71" w:rsidP="006C5E71">
            <w:r w:rsidRPr="00167548">
              <w:t xml:space="preserve">Hi </w:t>
            </w:r>
            <w:r w:rsidRPr="009F22CF">
              <w:rPr>
                <w:highlight w:val="green"/>
              </w:rPr>
              <w:t>${</w:t>
            </w:r>
            <w:proofErr w:type="spellStart"/>
            <w:r w:rsidRPr="009F22CF">
              <w:rPr>
                <w:highlight w:val="green"/>
              </w:rPr>
              <w:t>d:Calculation</w:t>
            </w:r>
            <w:proofErr w:type="spellEnd"/>
            <w:r w:rsidRPr="009F22CF">
              <w:rPr>
                <w:highlight w:val="green"/>
              </w:rPr>
              <w:t>(Communications).L07_Salutation:d}</w:t>
            </w:r>
            <w:r w:rsidRPr="009F22CF">
              <w:t>,</w:t>
            </w:r>
          </w:p>
          <w:p w14:paraId="14C0EDA6" w14:textId="3C7CFD7E" w:rsidR="006C5E71" w:rsidRPr="00167548" w:rsidRDefault="006C5E71" w:rsidP="006C5E71"/>
          <w:p w14:paraId="4869A596" w14:textId="2B075FE9" w:rsidR="006C5E71" w:rsidRPr="00167548" w:rsidRDefault="006C5E71" w:rsidP="006C5E71">
            <w:r w:rsidRPr="00167548">
              <w:t xml:space="preserve">Our records </w:t>
            </w:r>
            <w:ins w:id="383" w:author="Gina Thompson" w:date="2026-02-16T09:07:00Z" w16du:dateUtc="2026-02-16T01:07:00Z">
              <w:r w:rsidR="00D20193">
                <w:t>show</w:t>
              </w:r>
            </w:ins>
            <w:del w:id="384" w:author="Gina Thompson" w:date="2026-02-16T09:07:00Z" w16du:dateUtc="2026-02-16T01:07:00Z">
              <w:r w:rsidRPr="00167548" w:rsidDel="00D20193">
                <w:delText>indicate</w:delText>
              </w:r>
            </w:del>
            <w:r w:rsidRPr="00167548">
              <w:t xml:space="preserve"> that you have not made payments in accordance with your financial hardship payment arrangement schedule. </w:t>
            </w:r>
          </w:p>
          <w:p w14:paraId="180252BF" w14:textId="77777777" w:rsidR="006C5E71" w:rsidRPr="00167548" w:rsidRDefault="006C5E71" w:rsidP="006C5E71"/>
          <w:p w14:paraId="2C2D2867" w14:textId="19410799" w:rsidR="006C5E71" w:rsidRPr="00167548" w:rsidRDefault="006C5E71" w:rsidP="006C5E71">
            <w:r w:rsidRPr="00167548">
              <w:t>Your account is now being managed by our Collections Team. To avoid further recovery action</w:t>
            </w:r>
            <w:ins w:id="385" w:author="Gina Thompson" w:date="2026-02-16T09:06:00Z" w16du:dateUtc="2026-02-16T01:06:00Z">
              <w:r w:rsidR="00D20193">
                <w:t>,</w:t>
              </w:r>
            </w:ins>
            <w:r w:rsidRPr="00167548">
              <w:t xml:space="preserve"> please pay the overdue amount (shown above) immediately or call our Collections Team on </w:t>
            </w:r>
            <w:r w:rsidR="00D20193">
              <w:rPr>
                <w:highlight w:val="yellow"/>
              </w:rPr>
              <w:t>COLLECTIONS</w:t>
            </w:r>
            <w:r w:rsidR="00870DB7" w:rsidRPr="00167548">
              <w:rPr>
                <w:highlight w:val="yellow"/>
              </w:rPr>
              <w:t xml:space="preserve"> </w:t>
            </w:r>
            <w:r w:rsidR="00BC1D76" w:rsidRPr="00BC1D76">
              <w:rPr>
                <w:highlight w:val="yellow"/>
              </w:rPr>
              <w:t>PHONE NUMBER</w:t>
            </w:r>
            <w:r w:rsidRPr="00167548">
              <w:rPr>
                <w:b/>
                <w:bCs/>
                <w:color w:val="FF0000"/>
              </w:rPr>
              <w:t xml:space="preserve"> </w:t>
            </w:r>
            <w:r w:rsidRPr="00167548">
              <w:t>from 8am to 8pm AEST, Monday to Friday</w:t>
            </w:r>
            <w:r w:rsidRPr="00167548">
              <w:rPr>
                <w:b/>
                <w:bCs/>
              </w:rPr>
              <w:t xml:space="preserve"> </w:t>
            </w:r>
            <w:r w:rsidRPr="00167548">
              <w:t>to discuss</w:t>
            </w:r>
            <w:ins w:id="386" w:author="Gina Thompson" w:date="2026-02-16T09:07:00Z" w16du:dateUtc="2026-02-16T01:07:00Z">
              <w:r w:rsidR="00D20193">
                <w:t xml:space="preserve"> your</w:t>
              </w:r>
            </w:ins>
            <w:r w:rsidRPr="00167548">
              <w:t xml:space="preserve"> options</w:t>
            </w:r>
            <w:r w:rsidRPr="00167548">
              <w:rPr>
                <w:b/>
                <w:bCs/>
              </w:rPr>
              <w:t xml:space="preserve">. </w:t>
            </w:r>
          </w:p>
          <w:p w14:paraId="5B73C80A" w14:textId="77777777" w:rsidR="006C5E71" w:rsidRPr="00167548" w:rsidRDefault="006C5E71" w:rsidP="006C5E71"/>
          <w:p w14:paraId="03CE128F" w14:textId="6F206E34" w:rsidR="006C5E71" w:rsidRPr="00167548" w:rsidRDefault="006C5E71" w:rsidP="006C5E71">
            <w:pPr>
              <w:rPr>
                <w:b/>
                <w:bCs/>
              </w:rPr>
            </w:pPr>
            <w:r w:rsidRPr="00167548">
              <w:lastRenderedPageBreak/>
              <w:t>If you need assistance managing your finances or have more than one debt</w:t>
            </w:r>
            <w:ins w:id="387" w:author="Gina Thompson" w:date="2026-02-16T09:10:00Z" w16du:dateUtc="2026-02-16T01:10:00Z">
              <w:r w:rsidR="00814B5D">
                <w:t>,</w:t>
              </w:r>
            </w:ins>
            <w:r w:rsidRPr="00167548">
              <w:t xml:space="preserve"> you may wish to seek advice from an external financial hardship counsellor. You can find more information about this service and where to find an appropriate counsellor at </w:t>
            </w:r>
            <w:r w:rsidRPr="00BC5B12">
              <w:t>financialcounsellingaustralia.org.au</w:t>
            </w:r>
            <w:r w:rsidR="00BC5B12">
              <w:t>.</w:t>
            </w:r>
          </w:p>
          <w:p w14:paraId="13AAB325" w14:textId="77777777" w:rsidR="006C5E71" w:rsidRPr="00167548" w:rsidRDefault="006C5E71" w:rsidP="006C5E71"/>
          <w:p w14:paraId="16A758F4" w14:textId="41AF1FFC" w:rsidR="006C5E71" w:rsidRPr="00167548" w:rsidRDefault="006C5E71" w:rsidP="006C5E71">
            <w:r w:rsidRPr="00167548">
              <w:t>Regards,</w:t>
            </w:r>
            <w:r w:rsidRPr="00167548">
              <w:br/>
            </w:r>
            <w:r w:rsidRPr="00167548">
              <w:br/>
            </w:r>
            <w:ins w:id="388" w:author="Gina Thompson" w:date="2026-02-12T15:13:00Z" w16du:dateUtc="2026-02-12T07:13:00Z">
              <w:r w:rsidR="008D2EFE" w:rsidRPr="008D2EFE">
                <w:rPr>
                  <w:b/>
                  <w:bCs/>
                </w:rPr>
                <w:t xml:space="preserve">The </w:t>
              </w:r>
            </w:ins>
            <w:del w:id="389" w:author="Gina Thompson" w:date="2026-02-12T15:13:00Z" w16du:dateUtc="2026-02-12T07:13:00Z">
              <w:r w:rsidRPr="00BC1D76" w:rsidDel="008D2EFE">
                <w:rPr>
                  <w:b/>
                  <w:bCs/>
                </w:rPr>
                <w:delText xml:space="preserve">Your </w:delText>
              </w:r>
            </w:del>
            <w:r w:rsidR="00BC1D76" w:rsidRPr="00BC1D76">
              <w:rPr>
                <w:b/>
                <w:bCs/>
                <w:highlight w:val="yellow"/>
              </w:rPr>
              <w:t>BRAND</w:t>
            </w:r>
            <w:r w:rsidRPr="00BC1D76">
              <w:rPr>
                <w:b/>
                <w:bCs/>
                <w:color w:val="0070C0"/>
              </w:rPr>
              <w:t xml:space="preserve"> </w:t>
            </w:r>
            <w:ins w:id="390" w:author="Gina Thompson" w:date="2026-03-05T14:05:00Z" w16du:dateUtc="2026-03-05T06:05:00Z">
              <w:r w:rsidR="009B04E1" w:rsidRPr="00167548">
                <w:rPr>
                  <w:b/>
                  <w:bCs/>
                </w:rPr>
                <w:t>Financial Hardship</w:t>
              </w:r>
              <w:r w:rsidR="009B04E1" w:rsidRPr="00BC1D76">
                <w:rPr>
                  <w:b/>
                  <w:bCs/>
                </w:rPr>
                <w:t xml:space="preserve"> </w:t>
              </w:r>
            </w:ins>
            <w:r w:rsidRPr="00BC1D76">
              <w:rPr>
                <w:b/>
                <w:bCs/>
              </w:rPr>
              <w:t>Team</w:t>
            </w:r>
          </w:p>
          <w:p w14:paraId="569BABA8" w14:textId="77777777" w:rsidR="00BF7574" w:rsidRDefault="00BF7574" w:rsidP="0066265F"/>
          <w:p w14:paraId="2D152B31" w14:textId="77777777" w:rsidR="00BF7574" w:rsidRPr="00167548" w:rsidRDefault="00BF7574" w:rsidP="00BF7574">
            <w:pPr>
              <w:rPr>
                <w:highlight w:val="cyan"/>
              </w:rPr>
            </w:pPr>
            <w:r w:rsidRPr="00167548">
              <w:rPr>
                <w:highlight w:val="cyan"/>
              </w:rPr>
              <w:t>HOW TO PAY COMPONENT</w:t>
            </w:r>
          </w:p>
          <w:p w14:paraId="2026C481" w14:textId="77777777" w:rsidR="00BF7574" w:rsidRPr="00167548" w:rsidRDefault="00BF7574" w:rsidP="00BF7574">
            <w:pPr>
              <w:rPr>
                <w:highlight w:val="cyan"/>
              </w:rPr>
            </w:pPr>
          </w:p>
          <w:p w14:paraId="0A4D4A34" w14:textId="77777777" w:rsidR="00BF7574" w:rsidRPr="00167548" w:rsidRDefault="00BF7574" w:rsidP="00BF7574">
            <w:r w:rsidRPr="00167548">
              <w:rPr>
                <w:highlight w:val="cyan"/>
              </w:rPr>
              <w:t>PAYMENT SLIP COMPONENT</w:t>
            </w:r>
          </w:p>
          <w:p w14:paraId="08336FE5" w14:textId="77777777" w:rsidR="00BF7574" w:rsidRDefault="00BF7574" w:rsidP="0066265F"/>
          <w:p w14:paraId="2EE8C5C9" w14:textId="77777777" w:rsidR="00475709" w:rsidRPr="00167548" w:rsidRDefault="00475709" w:rsidP="00475709">
            <w:r>
              <w:rPr>
                <w:highlight w:val="cyan"/>
              </w:rPr>
              <w:t>SECURITY FOOTER</w:t>
            </w:r>
            <w:r w:rsidRPr="00167548">
              <w:rPr>
                <w:highlight w:val="cyan"/>
              </w:rPr>
              <w:t xml:space="preserve"> COMPONENT</w:t>
            </w:r>
          </w:p>
          <w:p w14:paraId="4757158B" w14:textId="65BD6C18" w:rsidR="00AA48BC" w:rsidRPr="00167548" w:rsidRDefault="00AA48BC" w:rsidP="00AA48BC"/>
        </w:tc>
      </w:tr>
      <w:tr w:rsidR="0099509F" w:rsidRPr="00167548" w14:paraId="592261E2" w14:textId="77777777" w:rsidTr="006F0E93">
        <w:tc>
          <w:tcPr>
            <w:tcW w:w="2828" w:type="dxa"/>
          </w:tcPr>
          <w:p w14:paraId="602873A2" w14:textId="72CFDF8D" w:rsidR="003C750E" w:rsidRPr="00167548" w:rsidRDefault="003C750E" w:rsidP="003C750E">
            <w:pPr>
              <w:rPr>
                <w:b/>
                <w:bCs/>
              </w:rPr>
            </w:pPr>
            <w:r w:rsidRPr="00167548">
              <w:rPr>
                <w:b/>
                <w:bCs/>
              </w:rPr>
              <w:lastRenderedPageBreak/>
              <w:t>Financial Hardship Payment Arrangement confirmed - Scheduled</w:t>
            </w:r>
          </w:p>
          <w:p w14:paraId="0AE903F1" w14:textId="77777777" w:rsidR="003C750E" w:rsidRPr="00167548" w:rsidRDefault="003C750E" w:rsidP="003C750E"/>
          <w:p w14:paraId="5919A192" w14:textId="71349A92" w:rsidR="003C750E" w:rsidRDefault="003C750E" w:rsidP="003C750E">
            <w:r w:rsidRPr="00167548">
              <w:t xml:space="preserve">Sent when </w:t>
            </w:r>
            <w:r w:rsidR="00C06235">
              <w:t xml:space="preserve">a Financial Hardship </w:t>
            </w:r>
            <w:r w:rsidR="008C0B11">
              <w:t>scheduled payment arrangement is confirmed.</w:t>
            </w:r>
          </w:p>
          <w:p w14:paraId="2235D871" w14:textId="77777777" w:rsidR="00BF7574" w:rsidRDefault="00BF7574" w:rsidP="003C750E"/>
          <w:p w14:paraId="4BF1FB2A" w14:textId="06BD2C5D" w:rsidR="00BF7574" w:rsidRPr="00167548" w:rsidRDefault="00BF7574" w:rsidP="003C750E">
            <w:r>
              <w:t>This notice does not have a payment slip.</w:t>
            </w:r>
          </w:p>
        </w:tc>
        <w:tc>
          <w:tcPr>
            <w:tcW w:w="2206" w:type="dxa"/>
          </w:tcPr>
          <w:p w14:paraId="1D1B0F0A" w14:textId="5193C218" w:rsidR="00B62F18" w:rsidRPr="00167548" w:rsidRDefault="00B62F18" w:rsidP="00B62F18">
            <w:r w:rsidRPr="00167548">
              <w:t>TPG_</w:t>
            </w:r>
            <w:r w:rsidR="00BF7574" w:rsidRPr="00167548">
              <w:rPr>
                <w:rFonts w:eastAsia="Times New Roman" w:cs="Times New Roman"/>
                <w:color w:val="000000"/>
                <w:kern w:val="0"/>
                <w:lang w:eastAsia="en-AU"/>
                <w14:ligatures w14:val="none"/>
              </w:rPr>
              <w:t>FHARRS</w:t>
            </w:r>
          </w:p>
          <w:p w14:paraId="321CC31B" w14:textId="77777777" w:rsidR="00B62F18" w:rsidRPr="00167548" w:rsidRDefault="00B62F18" w:rsidP="00B62F18"/>
          <w:p w14:paraId="1D3D6449" w14:textId="2C89F061" w:rsidR="003C750E" w:rsidRPr="00167548" w:rsidRDefault="00B62F18" w:rsidP="00B62F18">
            <w:r w:rsidRPr="00167548">
              <w:t>IINET_</w:t>
            </w:r>
            <w:r w:rsidR="00BF7574" w:rsidRPr="00167548">
              <w:rPr>
                <w:rFonts w:eastAsia="Times New Roman" w:cs="Times New Roman"/>
                <w:color w:val="000000"/>
                <w:kern w:val="0"/>
                <w:lang w:eastAsia="en-AU"/>
                <w14:ligatures w14:val="none"/>
              </w:rPr>
              <w:t>FHARRS</w:t>
            </w:r>
          </w:p>
        </w:tc>
        <w:tc>
          <w:tcPr>
            <w:tcW w:w="8914" w:type="dxa"/>
          </w:tcPr>
          <w:p w14:paraId="15422507" w14:textId="6B30AA30"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25934088"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1D1F63B8" w14:textId="2DDC8F74"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391" w:author="Gina Thompson" w:date="2026-02-12T14:41:00Z" w16du:dateUtc="2026-02-12T06:41:00Z">
              <w:r w:rsidR="00C06235" w:rsidRPr="00167548" w:rsidDel="00703B87">
                <w:rPr>
                  <w:rFonts w:eastAsia="Times New Roman" w:cs="Calibri"/>
                  <w:lang w:eastAsia="en-AU"/>
                </w:rPr>
                <w:delText>YOUR FINANCIAL HARDSHIP PAYMENT ARRANGEMENT</w:delText>
              </w:r>
            </w:del>
            <w:ins w:id="392" w:author="Gina Thompson" w:date="2026-02-12T14:41:00Z" w16du:dateUtc="2026-02-12T06:41:00Z">
              <w:r w:rsidR="00703B87">
                <w:rPr>
                  <w:rFonts w:eastAsia="Times New Roman" w:cs="Calibri"/>
                  <w:lang w:eastAsia="en-AU"/>
                </w:rPr>
                <w:t xml:space="preserve">Your Financial Hardship </w:t>
              </w:r>
            </w:ins>
            <w:ins w:id="393" w:author="Gina Thompson" w:date="2026-02-16T11:13:00Z" w16du:dateUtc="2026-02-16T03:13:00Z">
              <w:r w:rsidR="000A71E0">
                <w:rPr>
                  <w:rFonts w:eastAsia="Times New Roman" w:cs="Calibri"/>
                  <w:lang w:eastAsia="en-AU"/>
                </w:rPr>
                <w:t>p</w:t>
              </w:r>
            </w:ins>
            <w:ins w:id="394" w:author="Gina Thompson" w:date="2026-02-12T14:41:00Z" w16du:dateUtc="2026-02-12T06:41:00Z">
              <w:r w:rsidR="00703B87">
                <w:rPr>
                  <w:rFonts w:eastAsia="Times New Roman" w:cs="Calibri"/>
                  <w:lang w:eastAsia="en-AU"/>
                </w:rPr>
                <w:t xml:space="preserve">ayment </w:t>
              </w:r>
            </w:ins>
            <w:ins w:id="395" w:author="Gina Thompson" w:date="2026-02-16T11:13:00Z" w16du:dateUtc="2026-02-16T03:13:00Z">
              <w:r w:rsidR="000A71E0">
                <w:rPr>
                  <w:rFonts w:eastAsia="Times New Roman" w:cs="Calibri"/>
                  <w:lang w:eastAsia="en-AU"/>
                </w:rPr>
                <w:t>a</w:t>
              </w:r>
            </w:ins>
            <w:ins w:id="396" w:author="Gina Thompson" w:date="2026-02-12T14:41:00Z" w16du:dateUtc="2026-02-12T06:41:00Z">
              <w:r w:rsidR="00703B87">
                <w:rPr>
                  <w:rFonts w:eastAsia="Times New Roman" w:cs="Calibri"/>
                  <w:lang w:eastAsia="en-AU"/>
                </w:rPr>
                <w:t>rrangement</w:t>
              </w:r>
            </w:ins>
          </w:p>
          <w:p w14:paraId="09366B00" w14:textId="77777777" w:rsidR="00D653B8" w:rsidRPr="00167548" w:rsidRDefault="00D653B8" w:rsidP="00C06235">
            <w:pPr>
              <w:autoSpaceDE w:val="0"/>
              <w:autoSpaceDN w:val="0"/>
              <w:adjustRightInd w:val="0"/>
              <w:spacing w:line="252" w:lineRule="auto"/>
              <w:rPr>
                <w:rFonts w:eastAsia="Times New Roman" w:cs="Calibri"/>
                <w:lang w:eastAsia="en-AU"/>
              </w:rPr>
            </w:pPr>
          </w:p>
          <w:p w14:paraId="07B3A357" w14:textId="77777777" w:rsidR="00D653B8"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b/>
                <w:bCs/>
                <w:lang w:eastAsia="en-AU"/>
              </w:rPr>
              <w:t xml:space="preserve">Customer Number: </w:t>
            </w:r>
            <w:proofErr w:type="spellStart"/>
            <w:r w:rsidRPr="00C06235">
              <w:rPr>
                <w:rFonts w:eastAsia="Times New Roman" w:cs="Calibri"/>
                <w:highlight w:val="green"/>
                <w:lang w:eastAsia="en-AU"/>
              </w:rPr>
              <w:t>AccountRefNo</w:t>
            </w:r>
            <w:proofErr w:type="spellEnd"/>
          </w:p>
          <w:p w14:paraId="4CD799E9" w14:textId="77777777" w:rsidR="00C06235" w:rsidRPr="00167548" w:rsidRDefault="00C06235" w:rsidP="00C06235">
            <w:pPr>
              <w:autoSpaceDE w:val="0"/>
              <w:autoSpaceDN w:val="0"/>
              <w:adjustRightInd w:val="0"/>
              <w:spacing w:line="252" w:lineRule="auto"/>
              <w:rPr>
                <w:rFonts w:eastAsia="Times New Roman" w:cs="Calibri"/>
                <w:b/>
                <w:bCs/>
                <w:lang w:eastAsia="en-AU"/>
              </w:rPr>
            </w:pPr>
          </w:p>
          <w:p w14:paraId="118DE6E6" w14:textId="25B7F4A3" w:rsidR="00D653B8" w:rsidRDefault="00D653B8" w:rsidP="00C06235">
            <w:pPr>
              <w:autoSpaceDE w:val="0"/>
              <w:autoSpaceDN w:val="0"/>
              <w:adjustRightInd w:val="0"/>
              <w:spacing w:line="252" w:lineRule="auto"/>
              <w:rPr>
                <w:rFonts w:eastAsia="Times New Roman" w:cs="Calibri"/>
                <w:color w:val="0070C0"/>
                <w:lang w:eastAsia="en-AU"/>
              </w:rPr>
            </w:pPr>
            <w:r w:rsidRPr="00167548">
              <w:rPr>
                <w:rFonts w:eastAsia="Times New Roman" w:cs="Calibri"/>
                <w:b/>
                <w:bCs/>
                <w:lang w:eastAsia="en-AU"/>
              </w:rPr>
              <w:t xml:space="preserve">Overdue Amount: </w:t>
            </w:r>
            <w:r w:rsidR="00BC1D76" w:rsidRPr="00BC1D76">
              <w:t>$</w:t>
            </w:r>
            <w:r w:rsidRPr="00167548">
              <w:rPr>
                <w:rFonts w:eastAsia="Times New Roman" w:cs="Calibri"/>
                <w:b/>
                <w:bCs/>
                <w:color w:val="0070C0"/>
                <w:lang w:eastAsia="en-AU"/>
              </w:rPr>
              <w:t xml:space="preserve"> </w:t>
            </w:r>
            <w:r w:rsidRPr="00C06235">
              <w:rPr>
                <w:rFonts w:eastAsia="Times New Roman" w:cs="Calibri"/>
                <w:highlight w:val="green"/>
                <w:lang w:eastAsia="en-AU"/>
              </w:rPr>
              <w:t>$</w:t>
            </w:r>
            <w:proofErr w:type="spellStart"/>
            <w:r w:rsidRPr="00C06235">
              <w:rPr>
                <w:rFonts w:eastAsia="Times New Roman" w:cs="Calibri"/>
                <w:highlight w:val="green"/>
                <w:lang w:eastAsia="en-AU"/>
              </w:rPr>
              <w:t>OverdueAmount</w:t>
            </w:r>
            <w:proofErr w:type="spellEnd"/>
            <w:r w:rsidRPr="00C06235">
              <w:rPr>
                <w:rFonts w:eastAsia="Times New Roman" w:cs="Calibri"/>
                <w:b/>
                <w:bCs/>
                <w:lang w:eastAsia="en-AU"/>
              </w:rPr>
              <w:t xml:space="preserve"> </w:t>
            </w:r>
            <w:r w:rsidRPr="00C06235">
              <w:rPr>
                <w:rFonts w:eastAsia="Times New Roman" w:cs="Calibri"/>
                <w:lang w:eastAsia="en-AU"/>
              </w:rPr>
              <w:t xml:space="preserve">- As at </w:t>
            </w:r>
            <w:r w:rsidR="008C0B11" w:rsidRPr="008C0B11">
              <w:rPr>
                <w:rFonts w:eastAsia="Times New Roman" w:cs="Calibri"/>
                <w:highlight w:val="green"/>
                <w:lang w:eastAsia="en-AU"/>
              </w:rPr>
              <w:t>DD-MM-YYYY</w:t>
            </w:r>
          </w:p>
          <w:p w14:paraId="3B9CB268" w14:textId="77777777" w:rsidR="00C06235" w:rsidRPr="00167548" w:rsidRDefault="00C06235" w:rsidP="00C06235">
            <w:pPr>
              <w:autoSpaceDE w:val="0"/>
              <w:autoSpaceDN w:val="0"/>
              <w:adjustRightInd w:val="0"/>
              <w:spacing w:line="252" w:lineRule="auto"/>
              <w:rPr>
                <w:rFonts w:eastAsia="Times New Roman" w:cs="Calibri"/>
                <w:b/>
                <w:bCs/>
                <w:lang w:eastAsia="en-AU"/>
              </w:rPr>
            </w:pPr>
          </w:p>
          <w:p w14:paraId="0BDFB211" w14:textId="75EA89F5" w:rsidR="00D653B8" w:rsidRPr="00C06235" w:rsidRDefault="00D653B8" w:rsidP="00C06235">
            <w:pPr>
              <w:autoSpaceDE w:val="0"/>
              <w:autoSpaceDN w:val="0"/>
              <w:adjustRightInd w:val="0"/>
              <w:spacing w:line="252" w:lineRule="auto"/>
              <w:rPr>
                <w:rFonts w:eastAsia="Times New Roman" w:cs="Calibri"/>
                <w:color w:val="0070C0"/>
                <w:lang w:eastAsia="en-AU"/>
              </w:rPr>
            </w:pPr>
            <w:r w:rsidRPr="00167548">
              <w:rPr>
                <w:rFonts w:eastAsia="Times New Roman" w:cs="Calibri"/>
                <w:b/>
                <w:bCs/>
                <w:lang w:eastAsia="en-AU"/>
              </w:rPr>
              <w:t xml:space="preserve">Total Arrangement Balance: </w:t>
            </w:r>
            <w:r w:rsidR="00BC1D76" w:rsidRPr="00BC1D76">
              <w:t>$</w:t>
            </w:r>
            <w:r w:rsidR="00BC1D76">
              <w:t xml:space="preserve"> </w:t>
            </w:r>
            <w:r w:rsidRPr="008C0B11">
              <w:rPr>
                <w:rFonts w:eastAsia="Times New Roman" w:cs="Calibri"/>
                <w:highlight w:val="green"/>
                <w:lang w:eastAsia="en-AU"/>
              </w:rPr>
              <w:t>$</w:t>
            </w:r>
            <w:proofErr w:type="spellStart"/>
            <w:r w:rsidRPr="008C0B11">
              <w:rPr>
                <w:rFonts w:eastAsia="Times New Roman" w:cs="Calibri"/>
                <w:highlight w:val="green"/>
                <w:lang w:eastAsia="en-AU"/>
              </w:rPr>
              <w:t>TotalArrgBal</w:t>
            </w:r>
            <w:proofErr w:type="spellEnd"/>
          </w:p>
          <w:p w14:paraId="79DA699E" w14:textId="77777777" w:rsidR="00C06235" w:rsidRPr="00167548" w:rsidRDefault="00C06235" w:rsidP="00C06235">
            <w:pPr>
              <w:autoSpaceDE w:val="0"/>
              <w:autoSpaceDN w:val="0"/>
              <w:adjustRightInd w:val="0"/>
              <w:spacing w:line="252" w:lineRule="auto"/>
              <w:rPr>
                <w:rFonts w:eastAsia="Times New Roman" w:cs="Calibri"/>
                <w:b/>
                <w:bCs/>
                <w:lang w:eastAsia="en-AU"/>
              </w:rPr>
            </w:pPr>
          </w:p>
          <w:p w14:paraId="3169469D" w14:textId="77777777" w:rsidR="00655D33" w:rsidRPr="000D2AE2" w:rsidRDefault="00655D33" w:rsidP="00655D33">
            <w:pPr>
              <w:pStyle w:val="Heading3"/>
              <w:rPr>
                <w:b/>
                <w:bCs/>
                <w:color w:val="auto"/>
              </w:rPr>
            </w:pPr>
            <w:r w:rsidRPr="000D2AE2">
              <w:rPr>
                <w:b/>
                <w:bCs/>
                <w:color w:val="auto"/>
              </w:rPr>
              <w:t>Your Financial Hardship payment arrangement</w:t>
            </w:r>
          </w:p>
          <w:p w14:paraId="2C48AE24" w14:textId="77777777" w:rsidR="00C06235" w:rsidRPr="00C06235" w:rsidRDefault="00C06235" w:rsidP="00C06235">
            <w:pPr>
              <w:autoSpaceDE w:val="0"/>
              <w:autoSpaceDN w:val="0"/>
              <w:adjustRightInd w:val="0"/>
              <w:spacing w:line="252" w:lineRule="auto"/>
              <w:rPr>
                <w:rFonts w:eastAsia="Times New Roman" w:cs="Calibri"/>
                <w:b/>
                <w:bCs/>
                <w:lang w:eastAsia="en-AU"/>
              </w:rPr>
            </w:pPr>
          </w:p>
          <w:p w14:paraId="797B4452" w14:textId="77777777" w:rsidR="00D653B8"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Hi </w:t>
            </w:r>
            <w:proofErr w:type="spellStart"/>
            <w:r w:rsidRPr="008C0B11">
              <w:rPr>
                <w:rFonts w:eastAsia="Times New Roman" w:cs="Calibri"/>
                <w:highlight w:val="green"/>
                <w:lang w:eastAsia="en-AU"/>
              </w:rPr>
              <w:t>title:firstname:lastname</w:t>
            </w:r>
            <w:proofErr w:type="spellEnd"/>
            <w:r w:rsidRPr="00167548">
              <w:rPr>
                <w:rFonts w:eastAsia="Times New Roman" w:cs="Calibri"/>
                <w:lang w:eastAsia="en-AU"/>
              </w:rPr>
              <w:t>,</w:t>
            </w:r>
          </w:p>
          <w:p w14:paraId="64DBD4EE" w14:textId="77777777" w:rsidR="00C06235" w:rsidRPr="00167548" w:rsidRDefault="00C06235" w:rsidP="00C06235">
            <w:pPr>
              <w:autoSpaceDE w:val="0"/>
              <w:autoSpaceDN w:val="0"/>
              <w:adjustRightInd w:val="0"/>
              <w:spacing w:line="252" w:lineRule="auto"/>
              <w:rPr>
                <w:rFonts w:eastAsia="Times New Roman" w:cs="Calibri"/>
                <w:lang w:eastAsia="en-AU"/>
              </w:rPr>
            </w:pPr>
          </w:p>
          <w:p w14:paraId="08F8F5E7" w14:textId="77777777" w:rsidR="00D653B8"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Thanks for getting in touch with us about your account. As agreed, your payment schedule is as follows:</w:t>
            </w:r>
          </w:p>
          <w:p w14:paraId="0AAF6FD2" w14:textId="77777777" w:rsidR="008C0B11" w:rsidRDefault="008C0B11" w:rsidP="00C06235">
            <w:pPr>
              <w:autoSpaceDE w:val="0"/>
              <w:autoSpaceDN w:val="0"/>
              <w:adjustRightInd w:val="0"/>
              <w:spacing w:line="252" w:lineRule="auto"/>
              <w:rPr>
                <w:rFonts w:eastAsia="Times New Roman" w:cs="Calibri"/>
                <w:lang w:eastAsia="en-AU"/>
              </w:rPr>
            </w:pPr>
          </w:p>
          <w:p w14:paraId="571F0B1E" w14:textId="77777777" w:rsidR="008C0B11" w:rsidRDefault="008C0B11" w:rsidP="008C0B11">
            <w:pPr>
              <w:autoSpaceDE w:val="0"/>
              <w:autoSpaceDN w:val="0"/>
              <w:adjustRightInd w:val="0"/>
              <w:spacing w:line="252" w:lineRule="auto"/>
              <w:rPr>
                <w:rFonts w:eastAsia="Times New Roman" w:cs="Calibri"/>
                <w:lang w:eastAsia="en-AU"/>
              </w:rPr>
            </w:pPr>
            <w:r w:rsidRPr="008C0B11">
              <w:rPr>
                <w:rFonts w:eastAsia="Times New Roman" w:cs="Calibri"/>
                <w:b/>
                <w:bCs/>
                <w:lang w:eastAsia="en-AU"/>
              </w:rPr>
              <w:t>First payment:</w:t>
            </w:r>
            <w:r w:rsidRPr="00167548">
              <w:rPr>
                <w:rFonts w:eastAsia="Times New Roman" w:cs="Calibri"/>
                <w:lang w:eastAsia="en-AU"/>
              </w:rPr>
              <w:t xml:space="preserve"> </w:t>
            </w:r>
            <w:r w:rsidRPr="00BC1D76">
              <w:rPr>
                <w:rFonts w:eastAsia="Times New Roman" w:cs="Calibri"/>
                <w:lang w:eastAsia="en-AU"/>
              </w:rPr>
              <w:t>$</w:t>
            </w:r>
            <w:proofErr w:type="spellStart"/>
            <w:r w:rsidRPr="00B50A24">
              <w:rPr>
                <w:rFonts w:eastAsia="Times New Roman" w:cs="Calibri"/>
                <w:highlight w:val="green"/>
                <w:lang w:eastAsia="en-AU"/>
              </w:rPr>
              <w:t>firstpayAmount</w:t>
            </w:r>
            <w:proofErr w:type="spellEnd"/>
            <w:r w:rsidRPr="00B50A24">
              <w:rPr>
                <w:rFonts w:eastAsia="Times New Roman" w:cs="Calibri"/>
                <w:lang w:eastAsia="en-AU"/>
              </w:rPr>
              <w:t xml:space="preserve"> </w:t>
            </w:r>
            <w:r w:rsidRPr="00167548">
              <w:rPr>
                <w:rFonts w:eastAsia="Times New Roman" w:cs="Calibri"/>
                <w:lang w:eastAsia="en-AU"/>
              </w:rPr>
              <w:t xml:space="preserve">due on </w:t>
            </w:r>
            <w:r w:rsidRPr="00B50A24">
              <w:rPr>
                <w:rFonts w:eastAsia="Times New Roman" w:cs="Calibri"/>
                <w:highlight w:val="green"/>
                <w:lang w:eastAsia="en-AU"/>
              </w:rPr>
              <w:t>DD-MM-YYYY</w:t>
            </w:r>
            <w:r w:rsidRPr="00167548">
              <w:rPr>
                <w:rFonts w:eastAsia="Times New Roman" w:cs="Calibri"/>
                <w:color w:val="0070C0"/>
                <w:lang w:eastAsia="en-AU"/>
              </w:rPr>
              <w:t xml:space="preserve"> </w:t>
            </w:r>
            <w:r w:rsidRPr="00167548">
              <w:rPr>
                <w:rFonts w:eastAsia="Times New Roman" w:cs="Calibri"/>
                <w:lang w:eastAsia="en-AU"/>
              </w:rPr>
              <w:t xml:space="preserve">and </w:t>
            </w:r>
            <w:r w:rsidRPr="00BC1D76">
              <w:rPr>
                <w:rFonts w:eastAsia="Times New Roman" w:cs="Calibri"/>
                <w:lang w:eastAsia="en-AU"/>
              </w:rPr>
              <w:t>$</w:t>
            </w:r>
            <w:proofErr w:type="spellStart"/>
            <w:r w:rsidRPr="00B50A24">
              <w:rPr>
                <w:rFonts w:eastAsia="Times New Roman" w:cs="Calibri"/>
                <w:highlight w:val="green"/>
                <w:lang w:eastAsia="en-AU"/>
              </w:rPr>
              <w:t>installamount</w:t>
            </w:r>
            <w:proofErr w:type="spellEnd"/>
            <w:r w:rsidRPr="00167548">
              <w:rPr>
                <w:rFonts w:eastAsia="Times New Roman" w:cs="Calibri"/>
                <w:color w:val="0070C0"/>
                <w:lang w:eastAsia="en-AU"/>
              </w:rPr>
              <w:t xml:space="preserve"> </w:t>
            </w:r>
            <w:r w:rsidRPr="00167548">
              <w:rPr>
                <w:rFonts w:eastAsia="Times New Roman" w:cs="Calibri"/>
                <w:lang w:eastAsia="en-AU"/>
              </w:rPr>
              <w:t xml:space="preserve">per month thereafter until the total arrangement balance of </w:t>
            </w:r>
            <w:r w:rsidRPr="00BC1D76">
              <w:rPr>
                <w:rFonts w:eastAsia="Times New Roman" w:cs="Calibri"/>
                <w:lang w:eastAsia="en-AU"/>
              </w:rPr>
              <w:t>$</w:t>
            </w:r>
            <w:proofErr w:type="spellStart"/>
            <w:r w:rsidRPr="00B50A24">
              <w:rPr>
                <w:rFonts w:eastAsia="Times New Roman" w:cs="Calibri"/>
                <w:highlight w:val="green"/>
                <w:lang w:eastAsia="en-AU"/>
              </w:rPr>
              <w:t>totalArrgBal</w:t>
            </w:r>
            <w:proofErr w:type="spellEnd"/>
            <w:r w:rsidRPr="00B50A24">
              <w:rPr>
                <w:rFonts w:eastAsia="Times New Roman" w:cs="Calibri"/>
                <w:lang w:eastAsia="en-AU"/>
              </w:rPr>
              <w:t xml:space="preserve"> </w:t>
            </w:r>
            <w:r w:rsidRPr="00167548">
              <w:rPr>
                <w:rFonts w:eastAsia="Times New Roman" w:cs="Calibri"/>
                <w:lang w:eastAsia="en-AU"/>
              </w:rPr>
              <w:t>is paid in full.</w:t>
            </w:r>
          </w:p>
          <w:p w14:paraId="5CFA6E84" w14:textId="77777777" w:rsidR="008C0B11" w:rsidRPr="00167548" w:rsidRDefault="008C0B11" w:rsidP="008C0B11">
            <w:pPr>
              <w:autoSpaceDE w:val="0"/>
              <w:autoSpaceDN w:val="0"/>
              <w:adjustRightInd w:val="0"/>
              <w:spacing w:line="252" w:lineRule="auto"/>
              <w:rPr>
                <w:rFonts w:eastAsia="Times New Roman" w:cs="Calibri"/>
                <w:lang w:eastAsia="en-AU"/>
              </w:rPr>
            </w:pPr>
          </w:p>
          <w:p w14:paraId="4104257D" w14:textId="086421AB" w:rsidR="008C0B11" w:rsidRDefault="008C0B11"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The duration of the repayment plan will be for </w:t>
            </w:r>
            <w:r w:rsidRPr="0072550F">
              <w:rPr>
                <w:rFonts w:eastAsia="Times New Roman" w:cs="Calibri"/>
                <w:highlight w:val="green"/>
                <w:lang w:eastAsia="en-AU"/>
              </w:rPr>
              <w:t>Arrangement frequency, number installs</w:t>
            </w:r>
            <w:r w:rsidRPr="00167548">
              <w:rPr>
                <w:rFonts w:eastAsia="Times New Roman" w:cs="Calibri"/>
                <w:color w:val="0070C0"/>
                <w:lang w:eastAsia="en-AU"/>
              </w:rPr>
              <w:t xml:space="preserve"> </w:t>
            </w:r>
            <w:r w:rsidRPr="00167548">
              <w:rPr>
                <w:rFonts w:eastAsia="Times New Roman" w:cs="Calibri"/>
                <w:lang w:eastAsia="en-AU"/>
              </w:rPr>
              <w:t>monthly instalments as per the agreed schedule.</w:t>
            </w:r>
          </w:p>
          <w:p w14:paraId="4B962579" w14:textId="77777777" w:rsidR="00C06235" w:rsidRPr="00167548" w:rsidRDefault="00C06235" w:rsidP="00C06235">
            <w:pPr>
              <w:autoSpaceDE w:val="0"/>
              <w:autoSpaceDN w:val="0"/>
              <w:adjustRightInd w:val="0"/>
              <w:spacing w:line="252" w:lineRule="auto"/>
              <w:rPr>
                <w:rFonts w:eastAsia="Times New Roman" w:cs="Calibri"/>
                <w:lang w:eastAsia="en-AU"/>
              </w:rPr>
            </w:pPr>
          </w:p>
          <w:p w14:paraId="53E7358D" w14:textId="77777777" w:rsidR="00D653B8" w:rsidRPr="00C06235" w:rsidRDefault="00D653B8" w:rsidP="00C06235">
            <w:pPr>
              <w:autoSpaceDE w:val="0"/>
              <w:autoSpaceDN w:val="0"/>
              <w:adjustRightInd w:val="0"/>
              <w:spacing w:line="252" w:lineRule="auto"/>
              <w:rPr>
                <w:rFonts w:eastAsia="Times New Roman" w:cs="Calibri"/>
                <w:b/>
                <w:bCs/>
                <w:lang w:eastAsia="en-AU"/>
              </w:rPr>
            </w:pPr>
            <w:r w:rsidRPr="00C06235">
              <w:rPr>
                <w:rFonts w:eastAsia="Times New Roman" w:cs="Calibri"/>
                <w:b/>
                <w:bCs/>
                <w:lang w:eastAsia="en-AU"/>
              </w:rPr>
              <w:t>Important information for active services:</w:t>
            </w:r>
          </w:p>
          <w:p w14:paraId="5C895847" w14:textId="77777777" w:rsidR="00C06235" w:rsidRPr="00167548" w:rsidRDefault="00C06235" w:rsidP="00C06235">
            <w:pPr>
              <w:autoSpaceDE w:val="0"/>
              <w:autoSpaceDN w:val="0"/>
              <w:adjustRightInd w:val="0"/>
              <w:spacing w:line="252" w:lineRule="auto"/>
              <w:rPr>
                <w:rFonts w:eastAsia="Times New Roman" w:cs="Calibri"/>
                <w:lang w:eastAsia="en-AU"/>
              </w:rPr>
            </w:pPr>
          </w:p>
          <w:p w14:paraId="67FE516A" w14:textId="0AEBD441" w:rsidR="00D653B8" w:rsidRPr="005B44CB" w:rsidRDefault="00D653B8" w:rsidP="005B44CB">
            <w:pPr>
              <w:pStyle w:val="ListParagraph"/>
              <w:numPr>
                <w:ilvl w:val="0"/>
                <w:numId w:val="12"/>
              </w:numPr>
              <w:autoSpaceDE w:val="0"/>
              <w:autoSpaceDN w:val="0"/>
              <w:adjustRightInd w:val="0"/>
              <w:spacing w:line="252" w:lineRule="auto"/>
              <w:rPr>
                <w:rFonts w:eastAsia="Times New Roman" w:cs="Calibri"/>
                <w:lang w:eastAsia="en-AU"/>
              </w:rPr>
            </w:pPr>
            <w:r w:rsidRPr="005B44CB">
              <w:rPr>
                <w:rFonts w:eastAsia="Times New Roman" w:cs="Calibri"/>
                <w:lang w:eastAsia="en-AU"/>
              </w:rPr>
              <w:t xml:space="preserve">The above repayment schedule includes </w:t>
            </w:r>
            <w:del w:id="397" w:author="Gina Thompson" w:date="2026-02-16T09:12:00Z" w16du:dateUtc="2026-02-16T01:12:00Z">
              <w:r w:rsidRPr="005B44CB" w:rsidDel="0065756C">
                <w:rPr>
                  <w:rFonts w:eastAsia="Times New Roman" w:cs="Calibri"/>
                  <w:lang w:eastAsia="en-AU"/>
                </w:rPr>
                <w:delText xml:space="preserve">your </w:delText>
              </w:r>
            </w:del>
            <w:commentRangeStart w:id="398"/>
            <w:ins w:id="399" w:author="Gina Thompson" w:date="2026-02-16T09:12:00Z" w16du:dateUtc="2026-02-16T01:12:00Z">
              <w:r w:rsidR="0065756C">
                <w:rPr>
                  <w:rFonts w:eastAsia="Times New Roman" w:cs="Calibri"/>
                  <w:lang w:eastAsia="en-AU"/>
                </w:rPr>
                <w:t>any</w:t>
              </w:r>
              <w:r w:rsidR="0065756C" w:rsidRPr="005B44CB">
                <w:rPr>
                  <w:rFonts w:eastAsia="Times New Roman" w:cs="Calibri"/>
                  <w:lang w:eastAsia="en-AU"/>
                </w:rPr>
                <w:t xml:space="preserve"> </w:t>
              </w:r>
            </w:ins>
            <w:commentRangeEnd w:id="398"/>
            <w:ins w:id="400" w:author="Gina Thompson" w:date="2026-02-16T09:13:00Z" w16du:dateUtc="2026-02-16T01:13:00Z">
              <w:r w:rsidR="00FB3D43">
                <w:rPr>
                  <w:rStyle w:val="CommentReference"/>
                  <w:rFonts w:eastAsiaTheme="minorEastAsia"/>
                  <w:lang w:eastAsia="en-AU"/>
                  <w14:ligatures w14:val="none"/>
                </w:rPr>
                <w:commentReference w:id="398"/>
              </w:r>
            </w:ins>
            <w:r w:rsidRPr="005B44CB">
              <w:rPr>
                <w:rFonts w:eastAsia="Times New Roman" w:cs="Calibri"/>
                <w:lang w:eastAsia="en-AU"/>
              </w:rPr>
              <w:t>Mobile</w:t>
            </w:r>
            <w:ins w:id="401" w:author="Gina Thompson" w:date="2026-02-16T09:12:00Z" w16du:dateUtc="2026-02-16T01:12:00Z">
              <w:r w:rsidR="0065756C">
                <w:rPr>
                  <w:rFonts w:eastAsia="Times New Roman" w:cs="Calibri"/>
                  <w:lang w:eastAsia="en-AU"/>
                </w:rPr>
                <w:t xml:space="preserve"> or Accessory</w:t>
              </w:r>
            </w:ins>
            <w:r w:rsidRPr="005B44CB">
              <w:rPr>
                <w:rFonts w:eastAsia="Times New Roman" w:cs="Calibri"/>
                <w:lang w:eastAsia="en-AU"/>
              </w:rPr>
              <w:t xml:space="preserve"> Payment Plan which will fall due during the payment schedule period; and</w:t>
            </w:r>
            <w:r w:rsidR="005B44CB">
              <w:rPr>
                <w:rFonts w:eastAsia="Times New Roman" w:cs="Calibri"/>
                <w:lang w:eastAsia="en-AU"/>
              </w:rPr>
              <w:br/>
            </w:r>
          </w:p>
          <w:p w14:paraId="22863EA1" w14:textId="54AA6AA1" w:rsidR="00D653B8" w:rsidRPr="005B44CB" w:rsidRDefault="00D653B8" w:rsidP="005B44CB">
            <w:pPr>
              <w:pStyle w:val="ListParagraph"/>
              <w:numPr>
                <w:ilvl w:val="0"/>
                <w:numId w:val="12"/>
              </w:numPr>
              <w:autoSpaceDE w:val="0"/>
              <w:autoSpaceDN w:val="0"/>
              <w:adjustRightInd w:val="0"/>
              <w:spacing w:line="252" w:lineRule="auto"/>
              <w:rPr>
                <w:rFonts w:eastAsia="Times New Roman" w:cs="Calibri"/>
                <w:lang w:eastAsia="en-AU"/>
              </w:rPr>
            </w:pPr>
            <w:r w:rsidRPr="005B44CB">
              <w:rPr>
                <w:rFonts w:eastAsia="Times New Roman" w:cs="Calibri"/>
                <w:lang w:eastAsia="en-AU"/>
              </w:rPr>
              <w:t>Does not include new charges for usage outside of your plan inclusions incurred during the repayment schedule period. These charges must be paid in accordance with your bill and are in addition to the payment schedule amount.</w:t>
            </w:r>
            <w:r w:rsidR="005B44CB">
              <w:rPr>
                <w:rFonts w:eastAsia="Times New Roman" w:cs="Calibri"/>
                <w:lang w:eastAsia="en-AU"/>
              </w:rPr>
              <w:br/>
            </w:r>
          </w:p>
          <w:p w14:paraId="03795D79" w14:textId="01BA66A5" w:rsidR="00D95693" w:rsidRDefault="00D653B8" w:rsidP="00C06235">
            <w:pPr>
              <w:autoSpaceDE w:val="0"/>
              <w:autoSpaceDN w:val="0"/>
              <w:adjustRightInd w:val="0"/>
              <w:spacing w:line="252" w:lineRule="auto"/>
              <w:rPr>
                <w:ins w:id="402" w:author="Gina Thompson" w:date="2026-02-16T09:14:00Z" w16du:dateUtc="2026-02-16T01:14:00Z"/>
                <w:rFonts w:eastAsia="Times New Roman" w:cs="Calibri"/>
                <w:lang w:eastAsia="en-AU"/>
              </w:rPr>
            </w:pPr>
            <w:r w:rsidRPr="00167548">
              <w:rPr>
                <w:rFonts w:eastAsia="Times New Roman" w:cs="Calibri"/>
                <w:lang w:eastAsia="en-AU"/>
              </w:rPr>
              <w:t>We appreciate your co-operation in bringing your account up to date. Please note that failure to adhere to this arrangement may result in further collection activities and</w:t>
            </w:r>
            <w:del w:id="403" w:author="Gina Thompson" w:date="2026-03-05T12:39:00Z" w16du:dateUtc="2026-03-05T04:39:00Z">
              <w:r w:rsidRPr="00167548" w:rsidDel="00AD08D8">
                <w:rPr>
                  <w:rFonts w:eastAsia="Times New Roman" w:cs="Calibri"/>
                  <w:lang w:eastAsia="en-AU"/>
                </w:rPr>
                <w:delText xml:space="preserve"> </w:delText>
              </w:r>
            </w:del>
            <w:r w:rsidRPr="00167548">
              <w:rPr>
                <w:rFonts w:eastAsia="Times New Roman" w:cs="Calibri"/>
                <w:lang w:eastAsia="en-AU"/>
              </w:rPr>
              <w:t>/</w:t>
            </w:r>
            <w:del w:id="404" w:author="Gina Thompson" w:date="2026-03-05T12:39:00Z" w16du:dateUtc="2026-03-05T04:39:00Z">
              <w:r w:rsidRPr="00167548" w:rsidDel="00AD08D8">
                <w:rPr>
                  <w:rFonts w:eastAsia="Times New Roman" w:cs="Calibri"/>
                  <w:lang w:eastAsia="en-AU"/>
                </w:rPr>
                <w:delText xml:space="preserve"> </w:delText>
              </w:r>
            </w:del>
            <w:r w:rsidRPr="00167548">
              <w:rPr>
                <w:rFonts w:eastAsia="Times New Roman" w:cs="Calibri"/>
                <w:lang w:eastAsia="en-AU"/>
              </w:rPr>
              <w:t xml:space="preserve">or service restrictions. </w:t>
            </w:r>
          </w:p>
          <w:p w14:paraId="7300C125" w14:textId="77777777" w:rsidR="00D95693" w:rsidRDefault="00D95693" w:rsidP="00C06235">
            <w:pPr>
              <w:autoSpaceDE w:val="0"/>
              <w:autoSpaceDN w:val="0"/>
              <w:adjustRightInd w:val="0"/>
              <w:spacing w:line="252" w:lineRule="auto"/>
              <w:rPr>
                <w:ins w:id="405" w:author="Gina Thompson" w:date="2026-02-16T09:14:00Z" w16du:dateUtc="2026-02-16T01:14:00Z"/>
                <w:rFonts w:eastAsia="Times New Roman" w:cs="Calibri"/>
                <w:lang w:eastAsia="en-AU"/>
              </w:rPr>
            </w:pPr>
          </w:p>
          <w:p w14:paraId="573624B7" w14:textId="77777777" w:rsidR="0056457E" w:rsidRDefault="00D653B8" w:rsidP="00C06235">
            <w:pPr>
              <w:autoSpaceDE w:val="0"/>
              <w:autoSpaceDN w:val="0"/>
              <w:adjustRightInd w:val="0"/>
              <w:spacing w:line="252" w:lineRule="auto"/>
              <w:rPr>
                <w:ins w:id="406" w:author="Gina Thompson" w:date="2026-02-16T09:14:00Z" w16du:dateUtc="2026-02-16T01:14:00Z"/>
                <w:rFonts w:eastAsia="Times New Roman" w:cs="Calibri"/>
                <w:lang w:eastAsia="en-AU"/>
              </w:rPr>
            </w:pPr>
            <w:r w:rsidRPr="00167548">
              <w:rPr>
                <w:rFonts w:eastAsia="Times New Roman" w:cs="Calibri"/>
                <w:lang w:eastAsia="en-AU"/>
              </w:rPr>
              <w:t xml:space="preserve">If your circumstances change during this arrangement, you must advise us within 14 days of the change, and you may also seek a review of this arrangement. </w:t>
            </w:r>
          </w:p>
          <w:p w14:paraId="6B7A393F" w14:textId="77777777" w:rsidR="0056457E" w:rsidRDefault="0056457E" w:rsidP="00C06235">
            <w:pPr>
              <w:autoSpaceDE w:val="0"/>
              <w:autoSpaceDN w:val="0"/>
              <w:adjustRightInd w:val="0"/>
              <w:spacing w:line="252" w:lineRule="auto"/>
              <w:rPr>
                <w:ins w:id="407" w:author="Gina Thompson" w:date="2026-02-16T09:14:00Z" w16du:dateUtc="2026-02-16T01:14:00Z"/>
                <w:rFonts w:eastAsia="Times New Roman" w:cs="Calibri"/>
                <w:lang w:eastAsia="en-AU"/>
              </w:rPr>
            </w:pPr>
          </w:p>
          <w:p w14:paraId="131D6847" w14:textId="7F100C65" w:rsidR="00D653B8"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lastRenderedPageBreak/>
              <w:t xml:space="preserve">Please call us on </w:t>
            </w:r>
            <w:r w:rsidR="00870DB7">
              <w:rPr>
                <w:highlight w:val="yellow"/>
              </w:rPr>
              <w:t>FHP</w:t>
            </w:r>
            <w:r w:rsidR="00870DB7" w:rsidRPr="00167548">
              <w:rPr>
                <w:highlight w:val="yellow"/>
              </w:rPr>
              <w:t xml:space="preserve"> </w:t>
            </w:r>
            <w:r w:rsidR="00255FB4" w:rsidRPr="00255FB4">
              <w:rPr>
                <w:rFonts w:eastAsia="Times New Roman" w:cs="Calibri"/>
                <w:highlight w:val="yellow"/>
                <w:lang w:eastAsia="en-AU"/>
              </w:rPr>
              <w:t>PHONE NUMBER</w:t>
            </w:r>
            <w:r w:rsidRPr="00255FB4">
              <w:rPr>
                <w:rFonts w:eastAsia="Times New Roman" w:cs="Calibri"/>
                <w:lang w:eastAsia="en-AU"/>
              </w:rPr>
              <w:t xml:space="preserve"> </w:t>
            </w:r>
            <w:r w:rsidRPr="00167548">
              <w:rPr>
                <w:rFonts w:eastAsia="Times New Roman" w:cs="Calibri"/>
                <w:lang w:eastAsia="en-AU"/>
              </w:rPr>
              <w:t>between 9am to 5pm AEST, Monday to Friday if you are unable to make a payment on time or if your circumstances change.</w:t>
            </w:r>
          </w:p>
          <w:p w14:paraId="45052761" w14:textId="77777777" w:rsidR="00255FB4" w:rsidRPr="00167548" w:rsidRDefault="00255FB4" w:rsidP="00C06235">
            <w:pPr>
              <w:autoSpaceDE w:val="0"/>
              <w:autoSpaceDN w:val="0"/>
              <w:adjustRightInd w:val="0"/>
              <w:spacing w:line="252" w:lineRule="auto"/>
              <w:rPr>
                <w:rFonts w:eastAsia="Times New Roman" w:cs="Calibri"/>
                <w:lang w:eastAsia="en-AU"/>
              </w:rPr>
            </w:pPr>
          </w:p>
          <w:p w14:paraId="6A3631B3" w14:textId="77777777" w:rsidR="00D653B8"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Regards,</w:t>
            </w:r>
          </w:p>
          <w:p w14:paraId="1AE4D9F3" w14:textId="77777777" w:rsidR="00255FB4" w:rsidRPr="00167548" w:rsidRDefault="00255FB4" w:rsidP="00C06235">
            <w:pPr>
              <w:autoSpaceDE w:val="0"/>
              <w:autoSpaceDN w:val="0"/>
              <w:adjustRightInd w:val="0"/>
              <w:spacing w:line="252" w:lineRule="auto"/>
              <w:rPr>
                <w:rFonts w:eastAsia="Times New Roman" w:cs="Calibri"/>
                <w:lang w:eastAsia="en-AU"/>
              </w:rPr>
            </w:pPr>
          </w:p>
          <w:p w14:paraId="754CD3B3" w14:textId="6B5DB1E2" w:rsidR="00BF7574" w:rsidRPr="00255FB4" w:rsidRDefault="008D2EFE" w:rsidP="00C06235">
            <w:pPr>
              <w:autoSpaceDE w:val="0"/>
              <w:autoSpaceDN w:val="0"/>
              <w:adjustRightInd w:val="0"/>
              <w:spacing w:line="252" w:lineRule="auto"/>
              <w:rPr>
                <w:rFonts w:eastAsia="Times New Roman" w:cs="Calibri"/>
                <w:b/>
                <w:bCs/>
                <w:lang w:eastAsia="en-AU"/>
              </w:rPr>
            </w:pPr>
            <w:ins w:id="408" w:author="Gina Thompson" w:date="2026-02-12T15:13:00Z" w16du:dateUtc="2026-02-12T07:13:00Z">
              <w:r w:rsidRPr="008D2EFE">
                <w:rPr>
                  <w:b/>
                  <w:bCs/>
                </w:rPr>
                <w:t xml:space="preserve">The </w:t>
              </w:r>
            </w:ins>
            <w:del w:id="409" w:author="Gina Thompson" w:date="2026-02-12T15:13:00Z" w16du:dateUtc="2026-02-12T07:13:00Z">
              <w:r w:rsidR="00D653B8" w:rsidRPr="00255FB4" w:rsidDel="008D2EFE">
                <w:rPr>
                  <w:rFonts w:eastAsia="Times New Roman" w:cs="Calibri"/>
                  <w:b/>
                  <w:bCs/>
                  <w:lang w:eastAsia="en-AU"/>
                </w:rPr>
                <w:delText xml:space="preserve">Your </w:delText>
              </w:r>
            </w:del>
            <w:r w:rsidR="00255FB4" w:rsidRPr="00255FB4">
              <w:rPr>
                <w:rFonts w:eastAsia="Times New Roman" w:cs="Calibri"/>
                <w:b/>
                <w:bCs/>
                <w:highlight w:val="yellow"/>
                <w:lang w:eastAsia="en-AU"/>
              </w:rPr>
              <w:t>BRAND</w:t>
            </w:r>
            <w:r w:rsidR="00D653B8" w:rsidRPr="00255FB4">
              <w:rPr>
                <w:rFonts w:eastAsia="Times New Roman" w:cs="Calibri"/>
                <w:b/>
                <w:bCs/>
                <w:color w:val="0070C0"/>
                <w:lang w:eastAsia="en-AU"/>
              </w:rPr>
              <w:t xml:space="preserve"> </w:t>
            </w:r>
            <w:r w:rsidR="00D653B8" w:rsidRPr="00255FB4">
              <w:rPr>
                <w:rFonts w:eastAsia="Times New Roman" w:cs="Calibri"/>
                <w:b/>
                <w:bCs/>
                <w:lang w:eastAsia="en-AU"/>
              </w:rPr>
              <w:t>Financial Hardship Team</w:t>
            </w:r>
          </w:p>
          <w:p w14:paraId="4F970341" w14:textId="77777777" w:rsidR="00BF7574" w:rsidRDefault="00BF7574" w:rsidP="00C06235"/>
          <w:p w14:paraId="119F9D34" w14:textId="77777777" w:rsidR="00BF7574" w:rsidRDefault="00BF7574" w:rsidP="00C06235">
            <w:pPr>
              <w:rPr>
                <w:highlight w:val="cyan"/>
              </w:rPr>
            </w:pPr>
            <w:r w:rsidRPr="00167548">
              <w:rPr>
                <w:highlight w:val="cyan"/>
              </w:rPr>
              <w:t>HOW TO PAY COMPONENT</w:t>
            </w:r>
          </w:p>
          <w:p w14:paraId="3A9F19EC" w14:textId="77777777" w:rsidR="00BF7574" w:rsidRDefault="00BF7574" w:rsidP="003C750E">
            <w:pPr>
              <w:rPr>
                <w:highlight w:val="cyan"/>
              </w:rPr>
            </w:pPr>
          </w:p>
          <w:p w14:paraId="1460064D" w14:textId="77777777" w:rsidR="00475709" w:rsidRPr="00167548" w:rsidRDefault="00475709" w:rsidP="00475709">
            <w:r>
              <w:rPr>
                <w:highlight w:val="cyan"/>
              </w:rPr>
              <w:t>SECURITY FOOTER</w:t>
            </w:r>
            <w:r w:rsidRPr="00167548">
              <w:rPr>
                <w:highlight w:val="cyan"/>
              </w:rPr>
              <w:t xml:space="preserve"> COMPONENT</w:t>
            </w:r>
          </w:p>
          <w:p w14:paraId="573CF8D2" w14:textId="7DCBF417" w:rsidR="00AA48BC" w:rsidRPr="00BF7574" w:rsidRDefault="00AA48BC" w:rsidP="00AA48BC">
            <w:pPr>
              <w:rPr>
                <w:highlight w:val="cyan"/>
              </w:rPr>
            </w:pPr>
          </w:p>
        </w:tc>
      </w:tr>
      <w:tr w:rsidR="0099509F" w:rsidRPr="00167548" w14:paraId="6146C392" w14:textId="77777777" w:rsidTr="006F0E93">
        <w:tc>
          <w:tcPr>
            <w:tcW w:w="2828" w:type="dxa"/>
          </w:tcPr>
          <w:p w14:paraId="769EFBC6" w14:textId="284EC301" w:rsidR="003C750E" w:rsidRPr="00167548" w:rsidRDefault="003C750E" w:rsidP="003C750E">
            <w:pPr>
              <w:rPr>
                <w:b/>
                <w:bCs/>
              </w:rPr>
            </w:pPr>
            <w:r w:rsidRPr="00167548">
              <w:rPr>
                <w:b/>
                <w:bCs/>
              </w:rPr>
              <w:lastRenderedPageBreak/>
              <w:t>Financial Hardship Payment Arrangement confirmed - Variable</w:t>
            </w:r>
          </w:p>
          <w:p w14:paraId="4C2DCAF2" w14:textId="77777777" w:rsidR="003C750E" w:rsidRPr="00167548" w:rsidRDefault="003C750E" w:rsidP="003C750E"/>
          <w:p w14:paraId="30137DD9" w14:textId="4A4D9595" w:rsidR="003C750E" w:rsidRDefault="003C750E" w:rsidP="003C750E">
            <w:r w:rsidRPr="00167548">
              <w:t xml:space="preserve">Sent when </w:t>
            </w:r>
            <w:r w:rsidR="00255FB4">
              <w:t>a Financial Hardship variable payment arrangement is confirmed.</w:t>
            </w:r>
          </w:p>
          <w:p w14:paraId="1C4B81BC" w14:textId="77777777" w:rsidR="00BF7574" w:rsidRDefault="00BF7574" w:rsidP="003C750E"/>
          <w:p w14:paraId="51A3B00D" w14:textId="17BCDBCC" w:rsidR="00BF7574" w:rsidRPr="00167548" w:rsidRDefault="00BF7574" w:rsidP="003C750E">
            <w:r>
              <w:t>This notice does not have a payment slip.</w:t>
            </w:r>
          </w:p>
        </w:tc>
        <w:tc>
          <w:tcPr>
            <w:tcW w:w="2206" w:type="dxa"/>
          </w:tcPr>
          <w:p w14:paraId="0732C35D" w14:textId="262D92FE" w:rsidR="00B62F18" w:rsidRPr="00167548" w:rsidRDefault="00B62F18" w:rsidP="00B62F18">
            <w:r w:rsidRPr="00167548">
              <w:t>TPG_</w:t>
            </w:r>
            <w:r w:rsidR="005B44CB" w:rsidRPr="00167548">
              <w:rPr>
                <w:rFonts w:eastAsia="Times New Roman" w:cs="Times New Roman"/>
                <w:color w:val="000000"/>
                <w:kern w:val="0"/>
                <w:lang w:eastAsia="en-AU"/>
                <w14:ligatures w14:val="none"/>
              </w:rPr>
              <w:t>FHARRV</w:t>
            </w:r>
          </w:p>
          <w:p w14:paraId="417D71B8" w14:textId="77777777" w:rsidR="00B62F18" w:rsidRPr="00167548" w:rsidRDefault="00B62F18" w:rsidP="00B62F18"/>
          <w:p w14:paraId="0FA5B1DA" w14:textId="3D6CE6A0" w:rsidR="003C750E" w:rsidRPr="00167548" w:rsidRDefault="00B62F18" w:rsidP="00B62F18">
            <w:r w:rsidRPr="00167548">
              <w:t>IINET_</w:t>
            </w:r>
            <w:r w:rsidR="005B44CB" w:rsidRPr="00167548">
              <w:rPr>
                <w:rFonts w:eastAsia="Times New Roman" w:cs="Times New Roman"/>
                <w:color w:val="000000"/>
                <w:kern w:val="0"/>
                <w:lang w:eastAsia="en-AU"/>
                <w14:ligatures w14:val="none"/>
              </w:rPr>
              <w:t>FHARRV</w:t>
            </w:r>
          </w:p>
        </w:tc>
        <w:tc>
          <w:tcPr>
            <w:tcW w:w="8914" w:type="dxa"/>
          </w:tcPr>
          <w:p w14:paraId="5C5370C5" w14:textId="44FDDC90"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081A0A9D"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6A15E2BA" w14:textId="00B4E7F4"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410" w:author="Gina Thompson" w:date="2026-02-16T09:14:00Z" w16du:dateUtc="2026-02-16T01:14:00Z">
              <w:r w:rsidR="00255FB4" w:rsidRPr="00167548" w:rsidDel="0056457E">
                <w:delText>YOUR FINANCIAL HARDSHIP PAYMENT ARRANGEMENT</w:delText>
              </w:r>
            </w:del>
            <w:ins w:id="411" w:author="Gina Thompson" w:date="2026-02-16T09:14:00Z" w16du:dateUtc="2026-02-16T01:14:00Z">
              <w:r w:rsidR="0056457E">
                <w:rPr>
                  <w:rFonts w:eastAsia="Times New Roman" w:cs="Calibri"/>
                  <w:lang w:eastAsia="en-AU"/>
                </w:rPr>
                <w:t xml:space="preserve">Your Financial Hardship </w:t>
              </w:r>
            </w:ins>
            <w:ins w:id="412" w:author="Gina Thompson" w:date="2026-02-16T11:13:00Z" w16du:dateUtc="2026-02-16T03:13:00Z">
              <w:r w:rsidR="000A71E0">
                <w:rPr>
                  <w:rFonts w:eastAsia="Times New Roman" w:cs="Calibri"/>
                  <w:lang w:eastAsia="en-AU"/>
                </w:rPr>
                <w:t>p</w:t>
              </w:r>
            </w:ins>
            <w:ins w:id="413" w:author="Gina Thompson" w:date="2026-02-16T09:14:00Z" w16du:dateUtc="2026-02-16T01:14:00Z">
              <w:r w:rsidR="0056457E">
                <w:rPr>
                  <w:rFonts w:eastAsia="Times New Roman" w:cs="Calibri"/>
                  <w:lang w:eastAsia="en-AU"/>
                </w:rPr>
                <w:t xml:space="preserve">ayment </w:t>
              </w:r>
            </w:ins>
            <w:ins w:id="414" w:author="Gina Thompson" w:date="2026-02-16T11:13:00Z" w16du:dateUtc="2026-02-16T03:13:00Z">
              <w:r w:rsidR="000A71E0">
                <w:rPr>
                  <w:rFonts w:eastAsia="Times New Roman" w:cs="Calibri"/>
                  <w:lang w:eastAsia="en-AU"/>
                </w:rPr>
                <w:t>a</w:t>
              </w:r>
            </w:ins>
            <w:ins w:id="415" w:author="Gina Thompson" w:date="2026-02-16T09:14:00Z" w16du:dateUtc="2026-02-16T01:14:00Z">
              <w:r w:rsidR="0056457E">
                <w:rPr>
                  <w:rFonts w:eastAsia="Times New Roman" w:cs="Calibri"/>
                  <w:lang w:eastAsia="en-AU"/>
                </w:rPr>
                <w:t>rrangement</w:t>
              </w:r>
            </w:ins>
          </w:p>
          <w:p w14:paraId="5F463910" w14:textId="77777777" w:rsidR="00255FB4" w:rsidRPr="00167548" w:rsidRDefault="00255FB4" w:rsidP="00255FB4"/>
          <w:p w14:paraId="2407FCE5" w14:textId="77777777" w:rsidR="00255FB4" w:rsidRDefault="00255FB4" w:rsidP="00255FB4">
            <w:pPr>
              <w:rPr>
                <w:color w:val="0070C0"/>
              </w:rPr>
            </w:pPr>
            <w:r w:rsidRPr="00064395">
              <w:rPr>
                <w:b/>
                <w:bCs/>
              </w:rPr>
              <w:t>Customer Number:</w:t>
            </w:r>
            <w:r w:rsidRPr="00167548">
              <w:t xml:space="preserve"> </w:t>
            </w:r>
            <w:r w:rsidRPr="005D740D">
              <w:rPr>
                <w:highlight w:val="green"/>
              </w:rPr>
              <w:t>${</w:t>
            </w:r>
            <w:proofErr w:type="spellStart"/>
            <w:r w:rsidRPr="005D740D">
              <w:rPr>
                <w:highlight w:val="green"/>
              </w:rPr>
              <w:t>d:Calculation</w:t>
            </w:r>
            <w:proofErr w:type="spellEnd"/>
            <w:r w:rsidRPr="005D740D">
              <w:rPr>
                <w:highlight w:val="green"/>
              </w:rPr>
              <w:t>(Communications).L04_AccountRefNo:d}</w:t>
            </w:r>
          </w:p>
          <w:p w14:paraId="1E519989" w14:textId="77777777" w:rsidR="00064395" w:rsidRPr="00167548" w:rsidRDefault="00064395" w:rsidP="00255FB4"/>
          <w:p w14:paraId="617DAE1D" w14:textId="605F3AC6" w:rsidR="00255FB4" w:rsidRDefault="00255FB4" w:rsidP="00255FB4">
            <w:pPr>
              <w:rPr>
                <w:color w:val="0070C0"/>
              </w:rPr>
            </w:pPr>
            <w:r w:rsidRPr="00064395">
              <w:rPr>
                <w:b/>
                <w:bCs/>
              </w:rPr>
              <w:t>Overdue Amount:</w:t>
            </w:r>
            <w:r w:rsidRPr="00167548">
              <w:t xml:space="preserve"> </w:t>
            </w:r>
            <w:r w:rsidR="00BC1D76" w:rsidRPr="00BC1D76">
              <w:t>$</w:t>
            </w:r>
            <w:r w:rsidR="00BC1D76">
              <w:t xml:space="preserve"> </w:t>
            </w:r>
            <w:r w:rsidRPr="005D740D">
              <w:rPr>
                <w:highlight w:val="green"/>
              </w:rPr>
              <w:t>${</w:t>
            </w:r>
            <w:proofErr w:type="spellStart"/>
            <w:r w:rsidRPr="005D740D">
              <w:rPr>
                <w:highlight w:val="green"/>
              </w:rPr>
              <w:t>d:Calculation</w:t>
            </w:r>
            <w:proofErr w:type="spellEnd"/>
            <w:r w:rsidRPr="005D740D">
              <w:rPr>
                <w:highlight w:val="green"/>
              </w:rPr>
              <w:t>(Communications).L38_OverdueAmount:d}</w:t>
            </w:r>
            <w:r w:rsidRPr="005D740D">
              <w:t xml:space="preserve"> </w:t>
            </w:r>
            <w:r w:rsidRPr="00167548">
              <w:t xml:space="preserve">- As at </w:t>
            </w:r>
            <w:r w:rsidR="00BC1D76" w:rsidRPr="00BC1D76">
              <w:rPr>
                <w:highlight w:val="green"/>
              </w:rPr>
              <w:t>$</w:t>
            </w:r>
            <w:r w:rsidRPr="00BC1D76">
              <w:rPr>
                <w:highlight w:val="green"/>
              </w:rPr>
              <w:t>{</w:t>
            </w:r>
            <w:proofErr w:type="spellStart"/>
            <w:r w:rsidRPr="005D740D">
              <w:rPr>
                <w:highlight w:val="green"/>
              </w:rPr>
              <w:t>d:Calculation</w:t>
            </w:r>
            <w:proofErr w:type="spellEnd"/>
            <w:r w:rsidRPr="005D740D">
              <w:rPr>
                <w:highlight w:val="green"/>
              </w:rPr>
              <w:t>(Communications).L34_LetterDate:d}</w:t>
            </w:r>
          </w:p>
          <w:p w14:paraId="198D9A39" w14:textId="77777777" w:rsidR="00064395" w:rsidRPr="00167548" w:rsidRDefault="00064395" w:rsidP="00255FB4">
            <w:pPr>
              <w:rPr>
                <w:color w:val="0070C0"/>
              </w:rPr>
            </w:pPr>
          </w:p>
          <w:p w14:paraId="2D8D6EF8" w14:textId="0CBF7AE4" w:rsidR="00255FB4" w:rsidRPr="005D740D" w:rsidRDefault="00255FB4" w:rsidP="00255FB4">
            <w:r w:rsidRPr="005D740D">
              <w:rPr>
                <w:b/>
                <w:bCs/>
              </w:rPr>
              <w:t>Total Balance:</w:t>
            </w:r>
            <w:r w:rsidR="00BC1D76" w:rsidRPr="00BC1D76">
              <w:t xml:space="preserve"> $</w:t>
            </w:r>
            <w:r w:rsidRPr="00167548">
              <w:t xml:space="preserve"> </w:t>
            </w:r>
            <w:r w:rsidRPr="005D740D">
              <w:rPr>
                <w:highlight w:val="green"/>
              </w:rPr>
              <w:t>${</w:t>
            </w:r>
            <w:proofErr w:type="spellStart"/>
            <w:r w:rsidRPr="005D740D">
              <w:rPr>
                <w:highlight w:val="green"/>
              </w:rPr>
              <w:t>d:Calculation</w:t>
            </w:r>
            <w:proofErr w:type="spellEnd"/>
            <w:r w:rsidRPr="005D740D">
              <w:rPr>
                <w:highlight w:val="green"/>
              </w:rPr>
              <w:t>(Communications).L37_AccountBalance:d}</w:t>
            </w:r>
          </w:p>
          <w:p w14:paraId="25E6F12B" w14:textId="77777777" w:rsidR="00255FB4" w:rsidRPr="00167548" w:rsidRDefault="00255FB4" w:rsidP="00255FB4"/>
          <w:p w14:paraId="0BD4FDD9" w14:textId="77777777" w:rsidR="00655D33" w:rsidRPr="000D2AE2" w:rsidRDefault="00655D33" w:rsidP="00655D33">
            <w:pPr>
              <w:pStyle w:val="Heading3"/>
              <w:rPr>
                <w:b/>
                <w:bCs/>
                <w:color w:val="auto"/>
              </w:rPr>
            </w:pPr>
            <w:r w:rsidRPr="000D2AE2">
              <w:rPr>
                <w:b/>
                <w:bCs/>
                <w:color w:val="auto"/>
              </w:rPr>
              <w:t>Your Financial Hardship payment arrangement</w:t>
            </w:r>
          </w:p>
          <w:p w14:paraId="5CD6D751" w14:textId="77777777" w:rsidR="00255FB4" w:rsidRPr="00167548" w:rsidRDefault="00255FB4" w:rsidP="00255FB4"/>
          <w:p w14:paraId="390F2D8C" w14:textId="77777777" w:rsidR="00255FB4" w:rsidRPr="00167548" w:rsidRDefault="00255FB4" w:rsidP="00255FB4">
            <w:pPr>
              <w:rPr>
                <w:color w:val="0070C0"/>
              </w:rPr>
            </w:pPr>
            <w:r w:rsidRPr="00167548">
              <w:t xml:space="preserve">Hi </w:t>
            </w:r>
            <w:r w:rsidRPr="005D740D">
              <w:rPr>
                <w:highlight w:val="green"/>
              </w:rPr>
              <w:t>${</w:t>
            </w:r>
            <w:proofErr w:type="spellStart"/>
            <w:r w:rsidRPr="005D740D">
              <w:rPr>
                <w:highlight w:val="green"/>
              </w:rPr>
              <w:t>d:Calculation</w:t>
            </w:r>
            <w:proofErr w:type="spellEnd"/>
            <w:r w:rsidRPr="005D740D">
              <w:rPr>
                <w:highlight w:val="green"/>
              </w:rPr>
              <w:t>(Communications).L07_Salutation:d}</w:t>
            </w:r>
            <w:r w:rsidRPr="005D740D">
              <w:t>,</w:t>
            </w:r>
          </w:p>
          <w:p w14:paraId="165315A6" w14:textId="77777777" w:rsidR="00255FB4" w:rsidRPr="00167548" w:rsidRDefault="00255FB4" w:rsidP="00255FB4"/>
          <w:p w14:paraId="0C724737" w14:textId="3D3F1B84" w:rsidR="00255FB4" w:rsidRPr="00167548" w:rsidRDefault="00255FB4" w:rsidP="00255FB4">
            <w:r w:rsidRPr="00167548">
              <w:lastRenderedPageBreak/>
              <w:t xml:space="preserve">Thanks for getting in touch with us about your account. </w:t>
            </w:r>
            <w:del w:id="416" w:author="Gina Thompson" w:date="2026-02-16T11:27:00Z" w16du:dateUtc="2026-02-16T03:27:00Z">
              <w:r w:rsidRPr="00167548" w:rsidDel="00B90350">
                <w:delText xml:space="preserve">Please accept this </w:delText>
              </w:r>
              <w:commentRangeStart w:id="417"/>
              <w:r w:rsidRPr="00167548" w:rsidDel="00B90350">
                <w:delText xml:space="preserve">letter </w:delText>
              </w:r>
            </w:del>
            <w:commentRangeEnd w:id="417"/>
            <w:r w:rsidR="00B90350">
              <w:rPr>
                <w:rStyle w:val="CommentReference"/>
                <w:rFonts w:eastAsiaTheme="minorEastAsia"/>
                <w:lang w:eastAsia="en-AU"/>
                <w14:ligatures w14:val="none"/>
              </w:rPr>
              <w:commentReference w:id="417"/>
            </w:r>
            <w:del w:id="418" w:author="Gina Thompson" w:date="2026-02-16T11:27:00Z" w16du:dateUtc="2026-02-16T03:27:00Z">
              <w:r w:rsidRPr="00167548" w:rsidDel="00B90350">
                <w:delText>as</w:delText>
              </w:r>
            </w:del>
            <w:ins w:id="419" w:author="Gina Thompson" w:date="2026-02-16T11:27:00Z" w16du:dateUtc="2026-02-16T03:27:00Z">
              <w:r w:rsidR="00B90350">
                <w:t>Here’s a</w:t>
              </w:r>
            </w:ins>
            <w:r w:rsidRPr="00167548">
              <w:t xml:space="preserve"> confirmation of the payment arrangement on your account. </w:t>
            </w:r>
          </w:p>
          <w:p w14:paraId="1722CE84" w14:textId="77777777" w:rsidR="00255FB4" w:rsidRPr="00167548" w:rsidRDefault="00255FB4" w:rsidP="00255FB4"/>
          <w:p w14:paraId="2D596702" w14:textId="558D313B" w:rsidR="00255FB4" w:rsidRPr="00167548" w:rsidRDefault="00255FB4" w:rsidP="00255FB4">
            <w:r w:rsidRPr="00167548">
              <w:t xml:space="preserve">The total amount payable under this payment arrangement is </w:t>
            </w:r>
            <w:r w:rsidR="00BC1D76" w:rsidRPr="00BC1D76">
              <w:t>$</w:t>
            </w:r>
            <w:r w:rsidR="00BC1D76">
              <w:t xml:space="preserve"> </w:t>
            </w:r>
            <w:r w:rsidRPr="005D740D">
              <w:rPr>
                <w:highlight w:val="green"/>
              </w:rPr>
              <w:t>${</w:t>
            </w:r>
            <w:proofErr w:type="spellStart"/>
            <w:r w:rsidRPr="005D740D">
              <w:rPr>
                <w:highlight w:val="green"/>
              </w:rPr>
              <w:t>d:Calculation</w:t>
            </w:r>
            <w:proofErr w:type="spellEnd"/>
            <w:r w:rsidRPr="005D740D">
              <w:rPr>
                <w:highlight w:val="green"/>
              </w:rPr>
              <w:t>(Communications).L51_ArrTotalAmount:d}</w:t>
            </w:r>
            <w:r w:rsidRPr="005D740D">
              <w:t>.</w:t>
            </w:r>
          </w:p>
          <w:p w14:paraId="59D19563" w14:textId="77777777" w:rsidR="00255FB4" w:rsidRPr="00167548" w:rsidRDefault="00255FB4" w:rsidP="00255FB4"/>
          <w:p w14:paraId="585CD2C0" w14:textId="77777777" w:rsidR="00255FB4" w:rsidRDefault="00255FB4" w:rsidP="00255FB4">
            <w:pPr>
              <w:rPr>
                <w:b/>
                <w:bCs/>
              </w:rPr>
            </w:pPr>
            <w:r w:rsidRPr="005D740D">
              <w:rPr>
                <w:b/>
                <w:bCs/>
              </w:rPr>
              <w:t>You have agreed to make the following instalment payments:</w:t>
            </w:r>
          </w:p>
          <w:p w14:paraId="12EE1FAA" w14:textId="77777777" w:rsidR="005D740D" w:rsidRDefault="005D740D" w:rsidP="00255FB4">
            <w:pPr>
              <w:rPr>
                <w:b/>
                <w:bCs/>
              </w:rPr>
            </w:pPr>
          </w:p>
          <w:tbl>
            <w:tblPr>
              <w:tblStyle w:val="TableGrid"/>
              <w:tblW w:w="0" w:type="auto"/>
              <w:tblLook w:val="04A0" w:firstRow="1" w:lastRow="0" w:firstColumn="1" w:lastColumn="0" w:noHBand="0" w:noVBand="1"/>
            </w:tblPr>
            <w:tblGrid>
              <w:gridCol w:w="2493"/>
              <w:gridCol w:w="3102"/>
              <w:gridCol w:w="3008"/>
            </w:tblGrid>
            <w:tr w:rsidR="005D740D" w14:paraId="0DCCBF14" w14:textId="77777777" w:rsidTr="00AB430D">
              <w:tc>
                <w:tcPr>
                  <w:tcW w:w="2827" w:type="dxa"/>
                </w:tcPr>
                <w:p w14:paraId="37BCDC0C" w14:textId="77777777" w:rsidR="005D740D" w:rsidRDefault="005D740D" w:rsidP="005D740D">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No</w:t>
                  </w:r>
                </w:p>
              </w:tc>
              <w:tc>
                <w:tcPr>
                  <w:tcW w:w="2827" w:type="dxa"/>
                </w:tcPr>
                <w:p w14:paraId="63529425" w14:textId="77777777" w:rsidR="005D740D" w:rsidRDefault="005D740D" w:rsidP="005D740D">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Due Date</w:t>
                  </w:r>
                </w:p>
              </w:tc>
              <w:tc>
                <w:tcPr>
                  <w:tcW w:w="2828" w:type="dxa"/>
                </w:tcPr>
                <w:p w14:paraId="720A3CD5" w14:textId="77777777" w:rsidR="005D740D" w:rsidRDefault="005D740D" w:rsidP="005D740D">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Amount</w:t>
                  </w:r>
                </w:p>
              </w:tc>
            </w:tr>
            <w:tr w:rsidR="005D740D" w14:paraId="1193AA73" w14:textId="77777777" w:rsidTr="00AB430D">
              <w:tc>
                <w:tcPr>
                  <w:tcW w:w="2827" w:type="dxa"/>
                </w:tcPr>
                <w:p w14:paraId="02CB13F2" w14:textId="77777777" w:rsidR="005D740D" w:rsidRPr="0099509F" w:rsidRDefault="005D740D" w:rsidP="005D740D">
                  <w:pPr>
                    <w:autoSpaceDE w:val="0"/>
                    <w:autoSpaceDN w:val="0"/>
                    <w:adjustRightInd w:val="0"/>
                    <w:spacing w:line="252" w:lineRule="auto"/>
                    <w:rPr>
                      <w:rFonts w:eastAsia="Times New Roman" w:cs="Calibri"/>
                      <w:lang w:eastAsia="en-AU"/>
                    </w:rPr>
                  </w:pPr>
                  <w:r w:rsidRPr="0099509F">
                    <w:rPr>
                      <w:rFonts w:eastAsia="Times New Roman" w:cs="Calibri"/>
                      <w:highlight w:val="green"/>
                      <w:lang w:eastAsia="en-AU"/>
                    </w:rPr>
                    <w:t>${</w:t>
                  </w:r>
                  <w:proofErr w:type="spellStart"/>
                  <w:r w:rsidRPr="0099509F">
                    <w:rPr>
                      <w:rFonts w:eastAsia="Times New Roman" w:cs="Calibri"/>
                      <w:highlight w:val="green"/>
                      <w:lang w:eastAsia="en-AU"/>
                    </w:rPr>
                    <w:t>dCalculation</w:t>
                  </w:r>
                  <w:proofErr w:type="spellEnd"/>
                  <w:r>
                    <w:rPr>
                      <w:rFonts w:eastAsia="Times New Roman" w:cs="Calibri"/>
                      <w:highlight w:val="green"/>
                      <w:lang w:eastAsia="en-AU"/>
                    </w:rPr>
                    <w:br/>
                  </w:r>
                  <w:r w:rsidRPr="0099509F">
                    <w:rPr>
                      <w:rFonts w:eastAsia="Times New Roman" w:cs="Calibri"/>
                      <w:highlight w:val="green"/>
                      <w:lang w:eastAsia="en-AU"/>
                    </w:rPr>
                    <w:t>(Communications).</w:t>
                  </w:r>
                  <w:r>
                    <w:rPr>
                      <w:rFonts w:eastAsia="Times New Roman" w:cs="Calibri"/>
                      <w:highlight w:val="green"/>
                      <w:lang w:eastAsia="en-AU"/>
                    </w:rPr>
                    <w:br/>
                  </w:r>
                  <w:proofErr w:type="spellStart"/>
                  <w:r w:rsidRPr="0099509F">
                    <w:rPr>
                      <w:rFonts w:eastAsia="Times New Roman" w:cs="Calibri"/>
                      <w:highlight w:val="green"/>
                      <w:lang w:eastAsia="en-AU"/>
                    </w:rPr>
                    <w:t>LetterInstalmentNo:d</w:t>
                  </w:r>
                  <w:proofErr w:type="spellEnd"/>
                  <w:r w:rsidRPr="0099509F">
                    <w:rPr>
                      <w:rFonts w:eastAsia="Times New Roman" w:cs="Calibri"/>
                      <w:highlight w:val="green"/>
                      <w:lang w:eastAsia="en-AU"/>
                    </w:rPr>
                    <w:t>}</w:t>
                  </w:r>
                </w:p>
              </w:tc>
              <w:tc>
                <w:tcPr>
                  <w:tcW w:w="2827" w:type="dxa"/>
                </w:tcPr>
                <w:p w14:paraId="43C8EECD" w14:textId="77777777" w:rsidR="005D740D" w:rsidRDefault="005D740D" w:rsidP="005D740D">
                  <w:pPr>
                    <w:autoSpaceDE w:val="0"/>
                    <w:autoSpaceDN w:val="0"/>
                    <w:adjustRightInd w:val="0"/>
                    <w:spacing w:line="252" w:lineRule="auto"/>
                    <w:rPr>
                      <w:rFonts w:eastAsia="Times New Roman" w:cs="Calibri"/>
                      <w:b/>
                      <w:bCs/>
                      <w:lang w:eastAsia="en-AU"/>
                    </w:rPr>
                  </w:pPr>
                  <w:r w:rsidRPr="0099509F">
                    <w:rPr>
                      <w:rFonts w:eastAsia="Times New Roman" w:cs="Calibri"/>
                      <w:highlight w:val="green"/>
                      <w:lang w:eastAsia="en-AU"/>
                    </w:rPr>
                    <w:t>${</w:t>
                  </w:r>
                  <w:proofErr w:type="spellStart"/>
                  <w:r w:rsidRPr="0099509F">
                    <w:rPr>
                      <w:rFonts w:eastAsia="Times New Roman" w:cs="Calibri"/>
                      <w:highlight w:val="green"/>
                      <w:lang w:eastAsia="en-AU"/>
                    </w:rPr>
                    <w:t>dCalculation</w:t>
                  </w:r>
                  <w:proofErr w:type="spellEnd"/>
                  <w:r>
                    <w:rPr>
                      <w:rFonts w:eastAsia="Times New Roman" w:cs="Calibri"/>
                      <w:highlight w:val="green"/>
                      <w:lang w:eastAsia="en-AU"/>
                    </w:rPr>
                    <w:br/>
                  </w:r>
                  <w:r w:rsidRPr="0099509F">
                    <w:rPr>
                      <w:rFonts w:eastAsia="Times New Roman" w:cs="Calibri"/>
                      <w:highlight w:val="green"/>
                      <w:lang w:eastAsia="en-AU"/>
                    </w:rPr>
                    <w:t>(Communications).</w:t>
                  </w:r>
                  <w:r>
                    <w:rPr>
                      <w:rFonts w:eastAsia="Times New Roman" w:cs="Calibri"/>
                      <w:highlight w:val="green"/>
                      <w:lang w:eastAsia="en-AU"/>
                    </w:rPr>
                    <w:br/>
                  </w:r>
                  <w:proofErr w:type="spellStart"/>
                  <w:r w:rsidRPr="0099509F">
                    <w:rPr>
                      <w:rFonts w:eastAsia="Times New Roman" w:cs="Calibri"/>
                      <w:highlight w:val="green"/>
                      <w:lang w:eastAsia="en-AU"/>
                    </w:rPr>
                    <w:t>LetterInstalment</w:t>
                  </w:r>
                  <w:r>
                    <w:rPr>
                      <w:rFonts w:eastAsia="Times New Roman" w:cs="Calibri"/>
                      <w:highlight w:val="green"/>
                      <w:lang w:eastAsia="en-AU"/>
                    </w:rPr>
                    <w:t>DueDate</w:t>
                  </w:r>
                  <w:r w:rsidRPr="0099509F">
                    <w:rPr>
                      <w:rFonts w:eastAsia="Times New Roman" w:cs="Calibri"/>
                      <w:highlight w:val="green"/>
                      <w:lang w:eastAsia="en-AU"/>
                    </w:rPr>
                    <w:t>:d</w:t>
                  </w:r>
                  <w:proofErr w:type="spellEnd"/>
                  <w:r w:rsidRPr="0099509F">
                    <w:rPr>
                      <w:rFonts w:eastAsia="Times New Roman" w:cs="Calibri"/>
                      <w:highlight w:val="green"/>
                      <w:lang w:eastAsia="en-AU"/>
                    </w:rPr>
                    <w:t>}</w:t>
                  </w:r>
                </w:p>
              </w:tc>
              <w:tc>
                <w:tcPr>
                  <w:tcW w:w="2828" w:type="dxa"/>
                </w:tcPr>
                <w:p w14:paraId="0E7DF7AF" w14:textId="2440FE58" w:rsidR="005D740D" w:rsidRDefault="00BC1D76" w:rsidP="005D740D">
                  <w:pPr>
                    <w:autoSpaceDE w:val="0"/>
                    <w:autoSpaceDN w:val="0"/>
                    <w:adjustRightInd w:val="0"/>
                    <w:spacing w:line="252" w:lineRule="auto"/>
                    <w:rPr>
                      <w:rFonts w:eastAsia="Times New Roman" w:cs="Calibri"/>
                      <w:b/>
                      <w:bCs/>
                      <w:lang w:eastAsia="en-AU"/>
                    </w:rPr>
                  </w:pPr>
                  <w:r w:rsidRPr="00BC1D76">
                    <w:t>$</w:t>
                  </w:r>
                  <w:r>
                    <w:t xml:space="preserve"> </w:t>
                  </w:r>
                  <w:r w:rsidR="005D740D" w:rsidRPr="0099509F">
                    <w:rPr>
                      <w:rFonts w:eastAsia="Times New Roman" w:cs="Calibri"/>
                      <w:highlight w:val="green"/>
                      <w:lang w:eastAsia="en-AU"/>
                    </w:rPr>
                    <w:t>${</w:t>
                  </w:r>
                  <w:proofErr w:type="spellStart"/>
                  <w:r w:rsidR="005D740D" w:rsidRPr="0099509F">
                    <w:rPr>
                      <w:rFonts w:eastAsia="Times New Roman" w:cs="Calibri"/>
                      <w:highlight w:val="green"/>
                      <w:lang w:eastAsia="en-AU"/>
                    </w:rPr>
                    <w:t>dCalculation</w:t>
                  </w:r>
                  <w:proofErr w:type="spellEnd"/>
                  <w:r w:rsidR="005D740D">
                    <w:rPr>
                      <w:rFonts w:eastAsia="Times New Roman" w:cs="Calibri"/>
                      <w:highlight w:val="green"/>
                      <w:lang w:eastAsia="en-AU"/>
                    </w:rPr>
                    <w:br/>
                  </w:r>
                  <w:r w:rsidR="005D740D" w:rsidRPr="0099509F">
                    <w:rPr>
                      <w:rFonts w:eastAsia="Times New Roman" w:cs="Calibri"/>
                      <w:highlight w:val="green"/>
                      <w:lang w:eastAsia="en-AU"/>
                    </w:rPr>
                    <w:t>(Communications).</w:t>
                  </w:r>
                  <w:r w:rsidR="005D740D">
                    <w:rPr>
                      <w:rFonts w:eastAsia="Times New Roman" w:cs="Calibri"/>
                      <w:highlight w:val="green"/>
                      <w:lang w:eastAsia="en-AU"/>
                    </w:rPr>
                    <w:br/>
                  </w:r>
                  <w:proofErr w:type="spellStart"/>
                  <w:r w:rsidR="005D740D" w:rsidRPr="0099509F">
                    <w:rPr>
                      <w:rFonts w:eastAsia="Times New Roman" w:cs="Calibri"/>
                      <w:highlight w:val="green"/>
                      <w:lang w:eastAsia="en-AU"/>
                    </w:rPr>
                    <w:t>LetterInstalment</w:t>
                  </w:r>
                  <w:r w:rsidR="005D740D">
                    <w:rPr>
                      <w:rFonts w:eastAsia="Times New Roman" w:cs="Calibri"/>
                      <w:highlight w:val="green"/>
                      <w:lang w:eastAsia="en-AU"/>
                    </w:rPr>
                    <w:t>Amount</w:t>
                  </w:r>
                  <w:r w:rsidR="005D740D" w:rsidRPr="0099509F">
                    <w:rPr>
                      <w:rFonts w:eastAsia="Times New Roman" w:cs="Calibri"/>
                      <w:highlight w:val="green"/>
                      <w:lang w:eastAsia="en-AU"/>
                    </w:rPr>
                    <w:t>:d</w:t>
                  </w:r>
                  <w:proofErr w:type="spellEnd"/>
                  <w:r w:rsidR="005D740D" w:rsidRPr="0099509F">
                    <w:rPr>
                      <w:rFonts w:eastAsia="Times New Roman" w:cs="Calibri"/>
                      <w:highlight w:val="green"/>
                      <w:lang w:eastAsia="en-AU"/>
                    </w:rPr>
                    <w:t>}</w:t>
                  </w:r>
                </w:p>
              </w:tc>
            </w:tr>
          </w:tbl>
          <w:p w14:paraId="19366858" w14:textId="77777777" w:rsidR="00255FB4" w:rsidRPr="00167548" w:rsidRDefault="00255FB4" w:rsidP="00255FB4"/>
          <w:p w14:paraId="574DC12C" w14:textId="77777777" w:rsidR="00255FB4" w:rsidRPr="00167548" w:rsidRDefault="00255FB4" w:rsidP="00255FB4">
            <w:r w:rsidRPr="00167548">
              <w:t xml:space="preserve">The duration of the repayment plan will be for </w:t>
            </w:r>
            <w:r w:rsidRPr="005D740D">
              <w:rPr>
                <w:highlight w:val="green"/>
              </w:rPr>
              <w:t>${</w:t>
            </w:r>
            <w:proofErr w:type="spellStart"/>
            <w:r w:rsidRPr="005D740D">
              <w:rPr>
                <w:highlight w:val="green"/>
              </w:rPr>
              <w:t>d:Calculation</w:t>
            </w:r>
            <w:proofErr w:type="spellEnd"/>
            <w:r w:rsidRPr="005D740D">
              <w:rPr>
                <w:highlight w:val="green"/>
              </w:rPr>
              <w:t>(Communications).L56_ArrTotalInstalments:d}</w:t>
            </w:r>
            <w:r w:rsidRPr="005D740D">
              <w:t xml:space="preserve"> </w:t>
            </w:r>
            <w:r w:rsidRPr="00167548">
              <w:t xml:space="preserve">instalments as per the agreed schedule. </w:t>
            </w:r>
          </w:p>
          <w:p w14:paraId="5CF8A094" w14:textId="77777777" w:rsidR="00255FB4" w:rsidRPr="00167548" w:rsidRDefault="00255FB4" w:rsidP="00255FB4"/>
          <w:p w14:paraId="493547AC" w14:textId="77777777" w:rsidR="00255FB4" w:rsidRPr="005D740D" w:rsidRDefault="00255FB4" w:rsidP="00255FB4">
            <w:pPr>
              <w:rPr>
                <w:b/>
                <w:bCs/>
              </w:rPr>
            </w:pPr>
            <w:r w:rsidRPr="005D740D">
              <w:rPr>
                <w:b/>
                <w:bCs/>
              </w:rPr>
              <w:t xml:space="preserve">Important information for active services: </w:t>
            </w:r>
          </w:p>
          <w:p w14:paraId="1C0B7FA2" w14:textId="77777777" w:rsidR="00255FB4" w:rsidRPr="00167548" w:rsidRDefault="00255FB4" w:rsidP="00255FB4"/>
          <w:p w14:paraId="4A453DCC" w14:textId="22717BA0" w:rsidR="005D740D" w:rsidRDefault="00255FB4" w:rsidP="00255FB4">
            <w:pPr>
              <w:pStyle w:val="ListParagraph"/>
              <w:numPr>
                <w:ilvl w:val="0"/>
                <w:numId w:val="13"/>
              </w:numPr>
            </w:pPr>
            <w:r w:rsidRPr="00167548">
              <w:t xml:space="preserve">The above repayment schedule includes </w:t>
            </w:r>
            <w:del w:id="420" w:author="Gina Thompson" w:date="2026-02-16T09:15:00Z" w16du:dateUtc="2026-02-16T01:15:00Z">
              <w:r w:rsidRPr="00167548" w:rsidDel="0056457E">
                <w:delText xml:space="preserve">your </w:delText>
              </w:r>
            </w:del>
            <w:ins w:id="421" w:author="Gina Thompson" w:date="2026-02-16T09:15:00Z" w16du:dateUtc="2026-02-16T01:15:00Z">
              <w:r w:rsidR="0056457E">
                <w:t>any</w:t>
              </w:r>
              <w:r w:rsidR="0056457E" w:rsidRPr="00167548">
                <w:t xml:space="preserve"> </w:t>
              </w:r>
            </w:ins>
            <w:r w:rsidRPr="00167548">
              <w:t xml:space="preserve">Mobile </w:t>
            </w:r>
            <w:ins w:id="422" w:author="Gina Thompson" w:date="2026-02-16T09:15:00Z" w16du:dateUtc="2026-02-16T01:15:00Z">
              <w:r w:rsidR="0056457E">
                <w:t xml:space="preserve">or Accessory </w:t>
              </w:r>
            </w:ins>
            <w:r w:rsidRPr="00167548">
              <w:t xml:space="preserve">Payment Plan which will fall due during the payment schedule period; and </w:t>
            </w:r>
            <w:r w:rsidR="005D740D">
              <w:br/>
            </w:r>
          </w:p>
          <w:p w14:paraId="377F306A" w14:textId="695057CD" w:rsidR="00255FB4" w:rsidRPr="00167548" w:rsidRDefault="00255FB4" w:rsidP="00255FB4">
            <w:pPr>
              <w:pStyle w:val="ListParagraph"/>
              <w:numPr>
                <w:ilvl w:val="0"/>
                <w:numId w:val="13"/>
              </w:numPr>
            </w:pPr>
            <w:r w:rsidRPr="00167548">
              <w:t xml:space="preserve">Does not include new charges for usage outside of your plan inclusions incurred during the repayment schedule period. These charges must be paid in accordance with your bill and are in addition to the payment schedule amount. </w:t>
            </w:r>
          </w:p>
          <w:p w14:paraId="2571132D" w14:textId="77777777" w:rsidR="00255FB4" w:rsidRPr="00167548" w:rsidRDefault="00255FB4" w:rsidP="00255FB4"/>
          <w:p w14:paraId="2924BE3E" w14:textId="569803AD" w:rsidR="0056457E" w:rsidRDefault="00255FB4" w:rsidP="00255FB4">
            <w:pPr>
              <w:rPr>
                <w:ins w:id="423" w:author="Gina Thompson" w:date="2026-02-16T09:15:00Z" w16du:dateUtc="2026-02-16T01:15:00Z"/>
              </w:rPr>
            </w:pPr>
            <w:r w:rsidRPr="00167548">
              <w:lastRenderedPageBreak/>
              <w:t>We appreciate your co-operation in bringing your account up to date. Please note that failure to adhere to this arrangement may result in further collection activities and</w:t>
            </w:r>
            <w:del w:id="424" w:author="Gina Thompson" w:date="2026-03-05T12:40:00Z" w16du:dateUtc="2026-03-05T04:40:00Z">
              <w:r w:rsidRPr="00167548" w:rsidDel="00C0707E">
                <w:delText xml:space="preserve"> </w:delText>
              </w:r>
            </w:del>
            <w:r w:rsidRPr="00167548">
              <w:t>/</w:t>
            </w:r>
            <w:del w:id="425" w:author="Gina Thompson" w:date="2026-03-05T12:40:00Z" w16du:dateUtc="2026-03-05T04:40:00Z">
              <w:r w:rsidRPr="00167548" w:rsidDel="00C0707E">
                <w:delText xml:space="preserve"> </w:delText>
              </w:r>
            </w:del>
            <w:r w:rsidRPr="00167548">
              <w:t xml:space="preserve">or service restrictions. </w:t>
            </w:r>
          </w:p>
          <w:p w14:paraId="69B75050" w14:textId="77777777" w:rsidR="0056457E" w:rsidRDefault="0056457E" w:rsidP="00255FB4">
            <w:pPr>
              <w:rPr>
                <w:ins w:id="426" w:author="Gina Thompson" w:date="2026-02-16T09:15:00Z" w16du:dateUtc="2026-02-16T01:15:00Z"/>
              </w:rPr>
            </w:pPr>
          </w:p>
          <w:p w14:paraId="4364AB75" w14:textId="77777777" w:rsidR="0056457E" w:rsidRDefault="00255FB4" w:rsidP="00255FB4">
            <w:pPr>
              <w:rPr>
                <w:ins w:id="427" w:author="Gina Thompson" w:date="2026-02-16T09:15:00Z" w16du:dateUtc="2026-02-16T01:15:00Z"/>
              </w:rPr>
            </w:pPr>
            <w:r w:rsidRPr="00167548">
              <w:t xml:space="preserve">If your circumstances change during this arrangement, you must advise us within 14 days of the change and you may also seek a review of this arrangement. </w:t>
            </w:r>
          </w:p>
          <w:p w14:paraId="73C464BD" w14:textId="77777777" w:rsidR="0056457E" w:rsidRDefault="0056457E" w:rsidP="00255FB4">
            <w:pPr>
              <w:rPr>
                <w:ins w:id="428" w:author="Gina Thompson" w:date="2026-02-16T09:15:00Z" w16du:dateUtc="2026-02-16T01:15:00Z"/>
              </w:rPr>
            </w:pPr>
          </w:p>
          <w:p w14:paraId="7DF95DD7" w14:textId="0D924599" w:rsidR="00255FB4" w:rsidRPr="00167548" w:rsidRDefault="00255FB4" w:rsidP="00255FB4">
            <w:r w:rsidRPr="00167548">
              <w:t xml:space="preserve">Call us on </w:t>
            </w:r>
            <w:r w:rsidR="00870DB7">
              <w:rPr>
                <w:highlight w:val="yellow"/>
              </w:rPr>
              <w:t>FHP</w:t>
            </w:r>
            <w:r w:rsidR="00870DB7" w:rsidRPr="00167548">
              <w:rPr>
                <w:highlight w:val="yellow"/>
              </w:rPr>
              <w:t xml:space="preserve"> </w:t>
            </w:r>
            <w:r w:rsidR="005D740D" w:rsidRPr="005D740D">
              <w:rPr>
                <w:highlight w:val="yellow"/>
              </w:rPr>
              <w:t>PHONE NUMBER</w:t>
            </w:r>
            <w:r w:rsidRPr="005D740D">
              <w:t xml:space="preserve"> </w:t>
            </w:r>
            <w:r w:rsidRPr="00167548">
              <w:t>between 9am to 5pm AEST, Monday to Friday if you are unable to make the payments on time or if your circumstances change.</w:t>
            </w:r>
          </w:p>
          <w:p w14:paraId="6291FFA8" w14:textId="77777777" w:rsidR="00255FB4" w:rsidRPr="00167548" w:rsidRDefault="00255FB4" w:rsidP="00255FB4"/>
          <w:p w14:paraId="1609C84B" w14:textId="77777777" w:rsidR="00255FB4" w:rsidRPr="00167548" w:rsidRDefault="00255FB4" w:rsidP="00255FB4">
            <w:r w:rsidRPr="00167548">
              <w:t>Regards,</w:t>
            </w:r>
          </w:p>
          <w:p w14:paraId="1055AD2E" w14:textId="77777777" w:rsidR="00255FB4" w:rsidRPr="00167548" w:rsidRDefault="00255FB4" w:rsidP="00255FB4"/>
          <w:p w14:paraId="65383401" w14:textId="6F91A923" w:rsidR="00BF7574" w:rsidRPr="005D740D" w:rsidRDefault="008D2EFE" w:rsidP="003C750E">
            <w:pPr>
              <w:rPr>
                <w:b/>
                <w:bCs/>
              </w:rPr>
            </w:pPr>
            <w:ins w:id="429" w:author="Gina Thompson" w:date="2026-02-12T15:13:00Z" w16du:dateUtc="2026-02-12T07:13:00Z">
              <w:r w:rsidRPr="008D2EFE">
                <w:rPr>
                  <w:b/>
                  <w:bCs/>
                </w:rPr>
                <w:t xml:space="preserve">The </w:t>
              </w:r>
            </w:ins>
            <w:del w:id="430" w:author="Gina Thompson" w:date="2026-02-12T15:13:00Z" w16du:dateUtc="2026-02-12T07:13:00Z">
              <w:r w:rsidR="00255FB4" w:rsidRPr="005D740D" w:rsidDel="008D2EFE">
                <w:rPr>
                  <w:b/>
                  <w:bCs/>
                </w:rPr>
                <w:delText xml:space="preserve">Your </w:delText>
              </w:r>
            </w:del>
            <w:r w:rsidR="005D740D" w:rsidRPr="005D740D">
              <w:rPr>
                <w:b/>
                <w:bCs/>
                <w:highlight w:val="yellow"/>
              </w:rPr>
              <w:t>BRAND</w:t>
            </w:r>
            <w:r w:rsidR="00255FB4" w:rsidRPr="005D740D">
              <w:rPr>
                <w:b/>
                <w:bCs/>
                <w:color w:val="0070C0"/>
              </w:rPr>
              <w:t xml:space="preserve"> </w:t>
            </w:r>
            <w:r w:rsidR="00255FB4" w:rsidRPr="005D740D">
              <w:rPr>
                <w:b/>
                <w:bCs/>
              </w:rPr>
              <w:t xml:space="preserve">Financial Hardship Team </w:t>
            </w:r>
          </w:p>
          <w:p w14:paraId="14DB1B33" w14:textId="77777777" w:rsidR="00BF7574" w:rsidRDefault="00BF7574" w:rsidP="003C750E"/>
          <w:p w14:paraId="34AF34A4" w14:textId="77777777" w:rsidR="00BF7574" w:rsidRPr="00167548" w:rsidRDefault="00BF7574" w:rsidP="00BF7574">
            <w:pPr>
              <w:rPr>
                <w:highlight w:val="cyan"/>
              </w:rPr>
            </w:pPr>
            <w:r w:rsidRPr="00167548">
              <w:rPr>
                <w:highlight w:val="cyan"/>
              </w:rPr>
              <w:t>HOW TO PAY COMPONENT</w:t>
            </w:r>
          </w:p>
          <w:p w14:paraId="0417E924" w14:textId="77777777" w:rsidR="00BF7574" w:rsidRDefault="00BF7574" w:rsidP="003C750E"/>
          <w:p w14:paraId="34746456" w14:textId="77777777" w:rsidR="00475709" w:rsidRPr="00167548" w:rsidRDefault="00475709" w:rsidP="00475709">
            <w:r>
              <w:rPr>
                <w:highlight w:val="cyan"/>
              </w:rPr>
              <w:t>SECURITY FOOTER</w:t>
            </w:r>
            <w:r w:rsidRPr="00167548">
              <w:rPr>
                <w:highlight w:val="cyan"/>
              </w:rPr>
              <w:t xml:space="preserve"> COMPONENT</w:t>
            </w:r>
          </w:p>
          <w:p w14:paraId="62A4A47A" w14:textId="12507A66" w:rsidR="00AA48BC" w:rsidRPr="00167548" w:rsidRDefault="00AA48BC" w:rsidP="00AA48BC"/>
        </w:tc>
      </w:tr>
      <w:tr w:rsidR="0099509F" w:rsidRPr="00167548" w14:paraId="67CA5DCB" w14:textId="77777777" w:rsidTr="006F0E93">
        <w:tc>
          <w:tcPr>
            <w:tcW w:w="2828" w:type="dxa"/>
          </w:tcPr>
          <w:p w14:paraId="2209689C" w14:textId="60870A3D" w:rsidR="003C750E" w:rsidRPr="00167548" w:rsidRDefault="003C750E" w:rsidP="003C750E">
            <w:pPr>
              <w:rPr>
                <w:b/>
                <w:bCs/>
              </w:rPr>
            </w:pPr>
            <w:r w:rsidRPr="00167548">
              <w:rPr>
                <w:b/>
                <w:bCs/>
              </w:rPr>
              <w:lastRenderedPageBreak/>
              <w:t>Financial Hardship Payment Arrangement Overdue</w:t>
            </w:r>
          </w:p>
          <w:p w14:paraId="5DFEEC8E" w14:textId="77777777" w:rsidR="003C750E" w:rsidRPr="00167548" w:rsidRDefault="003C750E" w:rsidP="003C750E"/>
          <w:p w14:paraId="1DFC9970" w14:textId="3352A899" w:rsidR="003C750E" w:rsidRPr="00167548" w:rsidRDefault="003C750E" w:rsidP="003C750E">
            <w:r w:rsidRPr="00167548">
              <w:t xml:space="preserve">Sent when </w:t>
            </w:r>
            <w:r w:rsidR="00D41679">
              <w:t>a Financial Hardship payment arrangement</w:t>
            </w:r>
            <w:r w:rsidR="003B4960">
              <w:t xml:space="preserve"> is </w:t>
            </w:r>
            <w:r w:rsidR="00A372F5">
              <w:t>1 business day</w:t>
            </w:r>
            <w:r w:rsidR="003B4960">
              <w:t xml:space="preserve"> overdue.</w:t>
            </w:r>
          </w:p>
        </w:tc>
        <w:tc>
          <w:tcPr>
            <w:tcW w:w="2206" w:type="dxa"/>
          </w:tcPr>
          <w:p w14:paraId="52362C55" w14:textId="597FFA50" w:rsidR="00B62F18" w:rsidRPr="00167548" w:rsidRDefault="00B62F18" w:rsidP="00B62F18">
            <w:r w:rsidRPr="00167548">
              <w:t>TPG_</w:t>
            </w:r>
            <w:r w:rsidR="00D41679" w:rsidRPr="00167548">
              <w:rPr>
                <w:rFonts w:eastAsia="Times New Roman" w:cs="Times New Roman"/>
                <w:color w:val="000000"/>
                <w:kern w:val="0"/>
                <w:lang w:eastAsia="en-AU"/>
                <w14:ligatures w14:val="none"/>
              </w:rPr>
              <w:t>FHOD</w:t>
            </w:r>
          </w:p>
          <w:p w14:paraId="034F8DB4" w14:textId="77777777" w:rsidR="00B62F18" w:rsidRPr="00167548" w:rsidRDefault="00B62F18" w:rsidP="00B62F18"/>
          <w:p w14:paraId="7E9727DD" w14:textId="35820ED6" w:rsidR="003C750E" w:rsidRPr="00167548" w:rsidRDefault="00B62F18" w:rsidP="00B62F18">
            <w:r w:rsidRPr="00167548">
              <w:t>IINET_</w:t>
            </w:r>
            <w:r w:rsidR="00D41679" w:rsidRPr="00167548">
              <w:rPr>
                <w:rFonts w:eastAsia="Times New Roman" w:cs="Times New Roman"/>
                <w:color w:val="000000"/>
                <w:kern w:val="0"/>
                <w:lang w:eastAsia="en-AU"/>
                <w14:ligatures w14:val="none"/>
              </w:rPr>
              <w:t>FHOD</w:t>
            </w:r>
          </w:p>
        </w:tc>
        <w:tc>
          <w:tcPr>
            <w:tcW w:w="8914" w:type="dxa"/>
          </w:tcPr>
          <w:p w14:paraId="26EF0D9A" w14:textId="5A035428"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BE9958D"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0B1B1C71" w14:textId="632CE9CD"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431" w:author="Gina Thompson" w:date="2026-02-16T09:16:00Z" w16du:dateUtc="2026-02-16T01:16:00Z">
              <w:r w:rsidRPr="00167548" w:rsidDel="0056457E">
                <w:rPr>
                  <w:color w:val="000000"/>
                  <w:lang w:val="en-US"/>
                </w:rPr>
                <w:delText>Important information about your account</w:delText>
              </w:r>
            </w:del>
            <w:ins w:id="432" w:author="Gina Thompson" w:date="2026-02-16T09:16:00Z" w16du:dateUtc="2026-02-16T01:16:00Z">
              <w:r w:rsidR="0056457E">
                <w:rPr>
                  <w:rFonts w:eastAsia="Times New Roman" w:cs="Calibri"/>
                  <w:lang w:eastAsia="en-AU"/>
                </w:rPr>
                <w:t xml:space="preserve">Your Financial Hardship </w:t>
              </w:r>
            </w:ins>
            <w:ins w:id="433" w:author="Gina Thompson" w:date="2026-02-16T11:13:00Z" w16du:dateUtc="2026-02-16T03:13:00Z">
              <w:r w:rsidR="000A71E0">
                <w:rPr>
                  <w:rFonts w:eastAsia="Times New Roman" w:cs="Calibri"/>
                  <w:lang w:eastAsia="en-AU"/>
                </w:rPr>
                <w:t>p</w:t>
              </w:r>
            </w:ins>
            <w:ins w:id="434" w:author="Gina Thompson" w:date="2026-02-16T09:16:00Z" w16du:dateUtc="2026-02-16T01:16:00Z">
              <w:r w:rsidR="0056457E">
                <w:rPr>
                  <w:rFonts w:eastAsia="Times New Roman" w:cs="Calibri"/>
                  <w:lang w:eastAsia="en-AU"/>
                </w:rPr>
                <w:t xml:space="preserve">ayment </w:t>
              </w:r>
            </w:ins>
            <w:ins w:id="435" w:author="Gina Thompson" w:date="2026-02-16T11:13:00Z" w16du:dateUtc="2026-02-16T03:13:00Z">
              <w:r w:rsidR="000A71E0">
                <w:rPr>
                  <w:rFonts w:eastAsia="Times New Roman" w:cs="Calibri"/>
                  <w:lang w:eastAsia="en-AU"/>
                </w:rPr>
                <w:t>a</w:t>
              </w:r>
            </w:ins>
            <w:ins w:id="436" w:author="Gina Thompson" w:date="2026-02-16T09:16:00Z" w16du:dateUtc="2026-02-16T01:16:00Z">
              <w:r w:rsidR="0056457E">
                <w:rPr>
                  <w:rFonts w:eastAsia="Times New Roman" w:cs="Calibri"/>
                  <w:lang w:eastAsia="en-AU"/>
                </w:rPr>
                <w:t>rrangement</w:t>
              </w:r>
            </w:ins>
          </w:p>
          <w:p w14:paraId="0B350F3E" w14:textId="77777777" w:rsidR="003C750E" w:rsidRDefault="003C750E" w:rsidP="003C750E"/>
          <w:p w14:paraId="16B20093" w14:textId="77777777" w:rsidR="003B4960" w:rsidRPr="003B4960" w:rsidRDefault="003B4960" w:rsidP="003B4960">
            <w:r w:rsidRPr="00167548">
              <w:rPr>
                <w:b/>
                <w:bCs/>
              </w:rPr>
              <w:t xml:space="preserve">Customer Number: </w:t>
            </w:r>
            <w:r w:rsidRPr="003B4960">
              <w:rPr>
                <w:highlight w:val="green"/>
              </w:rPr>
              <w:t>${</w:t>
            </w:r>
            <w:proofErr w:type="spellStart"/>
            <w:r w:rsidRPr="003B4960">
              <w:rPr>
                <w:highlight w:val="green"/>
              </w:rPr>
              <w:t>d:Calculation</w:t>
            </w:r>
            <w:proofErr w:type="spellEnd"/>
            <w:r w:rsidRPr="003B4960">
              <w:rPr>
                <w:highlight w:val="green"/>
              </w:rPr>
              <w:t>(Communications).L04_AccountRefNo:d}</w:t>
            </w:r>
          </w:p>
          <w:p w14:paraId="45CCCF1C" w14:textId="77777777" w:rsidR="003B4960" w:rsidRPr="000D2AE2" w:rsidRDefault="003B4960" w:rsidP="003B4960">
            <w:pPr>
              <w:rPr>
                <w:b/>
                <w:bCs/>
              </w:rPr>
            </w:pPr>
          </w:p>
          <w:p w14:paraId="090DE9BE" w14:textId="4F24378F" w:rsidR="00655D33" w:rsidRPr="000D2AE2" w:rsidRDefault="004067A3" w:rsidP="00655D33">
            <w:pPr>
              <w:pStyle w:val="Heading3"/>
              <w:rPr>
                <w:b/>
                <w:bCs/>
                <w:color w:val="auto"/>
              </w:rPr>
            </w:pPr>
            <w:ins w:id="437" w:author="Gina Thompson" w:date="2026-02-16T10:11:00Z" w16du:dateUtc="2026-02-16T02:11:00Z">
              <w:r>
                <w:rPr>
                  <w:b/>
                  <w:bCs/>
                  <w:color w:val="auto"/>
                </w:rPr>
                <w:t xml:space="preserve">Important notice – Please read: </w:t>
              </w:r>
            </w:ins>
            <w:r w:rsidR="00655D33" w:rsidRPr="000D2AE2">
              <w:rPr>
                <w:b/>
                <w:bCs/>
                <w:color w:val="auto"/>
              </w:rPr>
              <w:t>Overdue payment</w:t>
            </w:r>
          </w:p>
          <w:p w14:paraId="6AAE1303" w14:textId="77777777" w:rsidR="003B4960" w:rsidRPr="00167548" w:rsidRDefault="003B4960" w:rsidP="003B4960"/>
          <w:p w14:paraId="331C40BE" w14:textId="77777777" w:rsidR="003B4960" w:rsidRPr="003B4960" w:rsidRDefault="003B4960" w:rsidP="003B4960">
            <w:pPr>
              <w:rPr>
                <w:b/>
                <w:bCs/>
              </w:rPr>
            </w:pPr>
            <w:r w:rsidRPr="00167548">
              <w:t xml:space="preserve">Hi </w:t>
            </w:r>
            <w:r w:rsidRPr="003B4960">
              <w:rPr>
                <w:highlight w:val="green"/>
              </w:rPr>
              <w:t>${</w:t>
            </w:r>
            <w:proofErr w:type="spellStart"/>
            <w:r w:rsidRPr="003B4960">
              <w:rPr>
                <w:highlight w:val="green"/>
              </w:rPr>
              <w:t>d:Calculation</w:t>
            </w:r>
            <w:proofErr w:type="spellEnd"/>
            <w:r w:rsidRPr="003B4960">
              <w:rPr>
                <w:highlight w:val="green"/>
              </w:rPr>
              <w:t>(Communications).L07_Salutation:d}</w:t>
            </w:r>
            <w:r w:rsidRPr="003B4960">
              <w:t>,</w:t>
            </w:r>
          </w:p>
          <w:p w14:paraId="56EAC40B" w14:textId="77777777" w:rsidR="003B4960" w:rsidRPr="00167548" w:rsidRDefault="003B4960" w:rsidP="003B4960"/>
          <w:p w14:paraId="33C5472B" w14:textId="77777777" w:rsidR="007B4F6D" w:rsidRDefault="003B4960" w:rsidP="003B4960">
            <w:pPr>
              <w:rPr>
                <w:ins w:id="438" w:author="Gina Thompson" w:date="2026-02-16T10:05:00Z" w16du:dateUtc="2026-02-16T02:05:00Z"/>
              </w:rPr>
            </w:pPr>
            <w:r w:rsidRPr="007B4F6D">
              <w:lastRenderedPageBreak/>
              <w:t xml:space="preserve">Our records show that </w:t>
            </w:r>
            <w:commentRangeStart w:id="439"/>
            <w:del w:id="440" w:author="Gina Thompson" w:date="2026-02-16T10:05:00Z" w16du:dateUtc="2026-02-16T02:05:00Z">
              <w:r w:rsidRPr="007B4F6D" w:rsidDel="007B4F6D">
                <w:delText xml:space="preserve">you’re overdue </w:delText>
              </w:r>
            </w:del>
            <w:commentRangeEnd w:id="439"/>
            <w:r w:rsidR="000D7A4C">
              <w:rPr>
                <w:rStyle w:val="CommentReference"/>
                <w:rFonts w:eastAsiaTheme="minorEastAsia"/>
                <w:lang w:eastAsia="en-AU"/>
                <w14:ligatures w14:val="none"/>
              </w:rPr>
              <w:commentReference w:id="439"/>
            </w:r>
            <w:del w:id="441" w:author="Gina Thompson" w:date="2026-02-16T10:05:00Z" w16du:dateUtc="2026-02-16T02:05:00Z">
              <w:r w:rsidRPr="007B4F6D" w:rsidDel="007B4F6D">
                <w:delText xml:space="preserve">on </w:delText>
              </w:r>
            </w:del>
            <w:r w:rsidRPr="007B4F6D">
              <w:t>your payment arrangement</w:t>
            </w:r>
            <w:ins w:id="442" w:author="Gina Thompson" w:date="2026-02-16T10:05:00Z" w16du:dateUtc="2026-02-16T02:05:00Z">
              <w:r w:rsidR="007B4F6D">
                <w:t xml:space="preserve"> is overdue</w:t>
              </w:r>
            </w:ins>
            <w:r w:rsidRPr="007B4F6D">
              <w:t xml:space="preserve">. </w:t>
            </w:r>
          </w:p>
          <w:p w14:paraId="1361753B" w14:textId="77777777" w:rsidR="007B4F6D" w:rsidRDefault="007B4F6D" w:rsidP="003B4960">
            <w:pPr>
              <w:rPr>
                <w:ins w:id="443" w:author="Gina Thompson" w:date="2026-02-16T10:05:00Z" w16du:dateUtc="2026-02-16T02:05:00Z"/>
              </w:rPr>
            </w:pPr>
          </w:p>
          <w:p w14:paraId="5FE186FA" w14:textId="4644A30C" w:rsidR="002362B4" w:rsidRDefault="003B4960" w:rsidP="003B4960">
            <w:pPr>
              <w:rPr>
                <w:ins w:id="444" w:author="Gina Thompson" w:date="2026-02-16T10:06:00Z" w16du:dateUtc="2026-02-16T02:06:00Z"/>
              </w:rPr>
            </w:pPr>
            <w:r w:rsidRPr="007B4F6D">
              <w:t>We understand you</w:t>
            </w:r>
            <w:ins w:id="445" w:author="Gina Thompson" w:date="2026-02-16T10:07:00Z" w16du:dateUtc="2026-02-16T02:07:00Z">
              <w:r w:rsidR="0032603C">
                <w:t>’re having financial hardship</w:t>
              </w:r>
            </w:ins>
            <w:del w:id="446" w:author="Gina Thompson" w:date="2026-02-16T10:07:00Z" w16du:dateUtc="2026-02-16T02:07:00Z">
              <w:r w:rsidRPr="007B4F6D" w:rsidDel="0032603C">
                <w:delText xml:space="preserve"> </w:delText>
              </w:r>
              <w:commentRangeStart w:id="447"/>
              <w:r w:rsidRPr="007B4F6D" w:rsidDel="0032603C">
                <w:delText>need help</w:delText>
              </w:r>
            </w:del>
            <w:r w:rsidRPr="007B4F6D">
              <w:t xml:space="preserve">, but it’s </w:t>
            </w:r>
            <w:del w:id="448" w:author="Gina Thompson" w:date="2026-02-16T10:06:00Z" w16du:dateUtc="2026-02-16T02:06:00Z">
              <w:r w:rsidRPr="007B4F6D" w:rsidDel="002362B4">
                <w:delText xml:space="preserve">really </w:delText>
              </w:r>
            </w:del>
            <w:commentRangeEnd w:id="447"/>
            <w:r w:rsidR="00FD350C">
              <w:rPr>
                <w:rStyle w:val="CommentReference"/>
                <w:rFonts w:eastAsiaTheme="minorEastAsia"/>
                <w:lang w:eastAsia="en-AU"/>
                <w14:ligatures w14:val="none"/>
              </w:rPr>
              <w:commentReference w:id="447"/>
            </w:r>
            <w:r w:rsidRPr="007B4F6D">
              <w:t>important that you make the pay</w:t>
            </w:r>
            <w:r w:rsidRPr="00167548">
              <w:t xml:space="preserve">ments on time. </w:t>
            </w:r>
          </w:p>
          <w:p w14:paraId="54723294" w14:textId="77777777" w:rsidR="006A1EA9" w:rsidRDefault="006A1EA9" w:rsidP="003B4960">
            <w:pPr>
              <w:rPr>
                <w:ins w:id="449" w:author="Gina Thompson" w:date="2026-02-16T10:06:00Z" w16du:dateUtc="2026-02-16T02:06:00Z"/>
              </w:rPr>
            </w:pPr>
          </w:p>
          <w:p w14:paraId="133BC757" w14:textId="19AEB835" w:rsidR="006A1EA9" w:rsidRDefault="000340BB" w:rsidP="003B4960">
            <w:pPr>
              <w:rPr>
                <w:ins w:id="450" w:author="Gina Thompson" w:date="2026-02-16T10:06:00Z" w16du:dateUtc="2026-02-16T02:06:00Z"/>
              </w:rPr>
            </w:pPr>
            <w:commentRangeStart w:id="451"/>
            <w:ins w:id="452" w:author="Gina Thompson" w:date="2026-02-16T10:11:00Z" w16du:dateUtc="2026-02-16T02:11:00Z">
              <w:r>
                <w:t xml:space="preserve">Please </w:t>
              </w:r>
            </w:ins>
            <w:commentRangeEnd w:id="451"/>
            <w:ins w:id="453" w:author="Gina Thompson" w:date="2026-02-16T10:13:00Z" w16du:dateUtc="2026-02-16T02:13:00Z">
              <w:r w:rsidR="008B429E">
                <w:rPr>
                  <w:rStyle w:val="CommentReference"/>
                  <w:rFonts w:eastAsiaTheme="minorEastAsia"/>
                  <w:lang w:eastAsia="en-AU"/>
                  <w14:ligatures w14:val="none"/>
                </w:rPr>
                <w:commentReference w:id="451"/>
              </w:r>
            </w:ins>
            <w:ins w:id="454" w:author="Gina Thompson" w:date="2026-02-16T10:12:00Z" w16du:dateUtc="2026-02-16T02:12:00Z">
              <w:r w:rsidR="004067A3">
                <w:t>pay</w:t>
              </w:r>
            </w:ins>
            <w:ins w:id="455" w:author="Gina Thompson" w:date="2026-02-16T10:11:00Z" w16du:dateUtc="2026-02-16T02:11:00Z">
              <w:r>
                <w:t xml:space="preserve"> the</w:t>
              </w:r>
            </w:ins>
            <w:ins w:id="456" w:author="Gina Thompson" w:date="2026-02-16T10:07:00Z" w16du:dateUtc="2026-02-16T02:07:00Z">
              <w:r w:rsidR="0032603C" w:rsidRPr="00167548">
                <w:t xml:space="preserve"> overdue </w:t>
              </w:r>
            </w:ins>
            <w:ins w:id="457" w:author="Gina Thompson" w:date="2026-02-16T10:11:00Z" w16du:dateUtc="2026-02-16T02:11:00Z">
              <w:r>
                <w:t>amount of</w:t>
              </w:r>
            </w:ins>
            <w:ins w:id="458" w:author="Gina Thompson" w:date="2026-02-16T10:07:00Z" w16du:dateUtc="2026-02-16T02:07:00Z">
              <w:r w:rsidR="0032603C" w:rsidRPr="00167548">
                <w:t xml:space="preserve"> </w:t>
              </w:r>
              <w:r w:rsidR="0032603C" w:rsidRPr="003B4960">
                <w:t xml:space="preserve">$ </w:t>
              </w:r>
              <w:r w:rsidR="0032603C" w:rsidRPr="003B4960">
                <w:rPr>
                  <w:highlight w:val="green"/>
                </w:rPr>
                <w:t>${</w:t>
              </w:r>
              <w:proofErr w:type="spellStart"/>
              <w:r w:rsidR="0032603C" w:rsidRPr="003B4960">
                <w:rPr>
                  <w:highlight w:val="green"/>
                </w:rPr>
                <w:t>d:Calculation</w:t>
              </w:r>
              <w:proofErr w:type="spellEnd"/>
              <w:r w:rsidR="0032603C" w:rsidRPr="003B4960">
                <w:rPr>
                  <w:highlight w:val="green"/>
                </w:rPr>
                <w:t>(Communications).L38_OverdueAmount:d}</w:t>
              </w:r>
            </w:ins>
            <w:ins w:id="459" w:author="Gina Thompson" w:date="2026-02-16T10:12:00Z" w16du:dateUtc="2026-02-16T02:12:00Z">
              <w:r w:rsidR="001D3B2B">
                <w:t xml:space="preserve"> within 10 business days</w:t>
              </w:r>
            </w:ins>
            <w:ins w:id="460" w:author="Gina Thompson" w:date="2026-02-16T10:07:00Z" w16du:dateUtc="2026-02-16T02:07:00Z">
              <w:r w:rsidR="0032603C" w:rsidRPr="003B4960">
                <w:t>.</w:t>
              </w:r>
            </w:ins>
            <w:ins w:id="461" w:author="Gina Thompson" w:date="2026-02-16T10:16:00Z" w16du:dateUtc="2026-02-16T02:16:00Z">
              <w:r w:rsidR="00EF7B65">
                <w:t xml:space="preserve"> </w:t>
              </w:r>
            </w:ins>
            <w:ins w:id="462" w:author="Gina Thompson" w:date="2026-02-16T10:07:00Z" w16du:dateUtc="2026-02-16T02:07:00Z">
              <w:r w:rsidR="0032603C" w:rsidRPr="00167548">
                <w:t>Your minimum monthly charges will continue as per your contract.</w:t>
              </w:r>
            </w:ins>
          </w:p>
          <w:p w14:paraId="3B6C3018" w14:textId="77777777" w:rsidR="002362B4" w:rsidRDefault="002362B4" w:rsidP="003B4960">
            <w:pPr>
              <w:rPr>
                <w:ins w:id="463" w:author="Gina Thompson" w:date="2026-02-16T10:06:00Z" w16du:dateUtc="2026-02-16T02:06:00Z"/>
              </w:rPr>
            </w:pPr>
          </w:p>
          <w:p w14:paraId="076FC1ED" w14:textId="5AA21E86" w:rsidR="003B4960" w:rsidRDefault="003B4960" w:rsidP="003B4960">
            <w:r w:rsidRPr="00167548">
              <w:t xml:space="preserve">If we haven’t received </w:t>
            </w:r>
            <w:del w:id="464" w:author="Gina Thompson" w:date="2026-02-16T10:10:00Z" w16du:dateUtc="2026-02-16T02:10:00Z">
              <w:r w:rsidRPr="00167548" w:rsidDel="00FD350C">
                <w:delText xml:space="preserve">your </w:delText>
              </w:r>
            </w:del>
            <w:ins w:id="465" w:author="Gina Thompson" w:date="2026-02-16T10:10:00Z" w16du:dateUtc="2026-02-16T02:10:00Z">
              <w:r w:rsidR="00FD350C">
                <w:t>payment for the</w:t>
              </w:r>
              <w:r w:rsidR="00FD350C" w:rsidRPr="00167548">
                <w:t xml:space="preserve"> </w:t>
              </w:r>
            </w:ins>
            <w:r w:rsidRPr="00167548">
              <w:t xml:space="preserve">overdue amount within 10 business days, we’ll </w:t>
            </w:r>
            <w:del w:id="466" w:author="Gina Thompson" w:date="2026-02-16T09:17:00Z" w16du:dateUtc="2026-02-16T01:17:00Z">
              <w:r w:rsidRPr="00167548" w:rsidDel="00D238DB">
                <w:delText xml:space="preserve">move </w:delText>
              </w:r>
            </w:del>
            <w:ins w:id="467" w:author="Gina Thompson" w:date="2026-02-16T09:17:00Z" w16du:dateUtc="2026-02-16T01:17:00Z">
              <w:r w:rsidR="00D238DB">
                <w:t>refer</w:t>
              </w:r>
              <w:r w:rsidR="00D238DB" w:rsidRPr="00167548">
                <w:t xml:space="preserve"> </w:t>
              </w:r>
            </w:ins>
            <w:r w:rsidRPr="00167548">
              <w:t xml:space="preserve">your account back to our Collections Team on </w:t>
            </w:r>
            <w:r w:rsidRPr="003B4960">
              <w:rPr>
                <w:highlight w:val="green"/>
              </w:rPr>
              <w:t>${</w:t>
            </w:r>
            <w:proofErr w:type="spellStart"/>
            <w:r w:rsidRPr="003B4960">
              <w:rPr>
                <w:highlight w:val="green"/>
              </w:rPr>
              <w:t>d:Calculation</w:t>
            </w:r>
            <w:proofErr w:type="spellEnd"/>
            <w:r w:rsidRPr="003B4960">
              <w:rPr>
                <w:highlight w:val="green"/>
              </w:rPr>
              <w:t>(Communications).L48_Move_To_Coll_Date:d}</w:t>
            </w:r>
            <w:r w:rsidRPr="003B4960">
              <w:t xml:space="preserve"> </w:t>
            </w:r>
            <w:r w:rsidRPr="00167548">
              <w:t xml:space="preserve">and this may affect other services on your account. </w:t>
            </w:r>
          </w:p>
          <w:p w14:paraId="3B9F978B" w14:textId="77777777" w:rsidR="003B4960" w:rsidRPr="00167548" w:rsidRDefault="003B4960" w:rsidP="003B4960"/>
          <w:p w14:paraId="656F5219" w14:textId="3B19B65C" w:rsidR="003B4960" w:rsidRPr="00167548" w:rsidDel="0032603C" w:rsidRDefault="003B4960" w:rsidP="003B4960">
            <w:pPr>
              <w:rPr>
                <w:del w:id="468" w:author="Gina Thompson" w:date="2026-02-16T10:07:00Z" w16du:dateUtc="2026-02-16T02:07:00Z"/>
              </w:rPr>
            </w:pPr>
            <w:del w:id="469" w:author="Gina Thompson" w:date="2026-02-16T10:07:00Z" w16du:dateUtc="2026-02-16T02:07:00Z">
              <w:r w:rsidRPr="00167548" w:rsidDel="0032603C">
                <w:delText xml:space="preserve">Your total overdue balance is </w:delText>
              </w:r>
              <w:r w:rsidRPr="003B4960" w:rsidDel="0032603C">
                <w:delText xml:space="preserve">$ </w:delText>
              </w:r>
              <w:r w:rsidRPr="003B4960" w:rsidDel="0032603C">
                <w:rPr>
                  <w:highlight w:val="green"/>
                </w:rPr>
                <w:delText>${d:Calculation(Communications).L38_OverdueAmount:d}</w:delText>
              </w:r>
              <w:r w:rsidRPr="003B4960" w:rsidDel="0032603C">
                <w:delText xml:space="preserve">. </w:delText>
              </w:r>
              <w:r w:rsidRPr="00167548" w:rsidDel="0032603C">
                <w:delText>Your minimum monthly charges will continue as per your contract.</w:delText>
              </w:r>
            </w:del>
          </w:p>
          <w:p w14:paraId="7AAD8157" w14:textId="77777777" w:rsidR="003B4960" w:rsidRPr="00167548" w:rsidRDefault="003B4960" w:rsidP="003B4960"/>
          <w:p w14:paraId="6D47D4E6" w14:textId="2F6AC5A6" w:rsidR="003B4960" w:rsidRDefault="003B4960" w:rsidP="003B4960">
            <w:r w:rsidRPr="00167548">
              <w:t xml:space="preserve">If you would like to discuss your situation, please call us on </w:t>
            </w:r>
            <w:r w:rsidR="00870DB7">
              <w:rPr>
                <w:highlight w:val="yellow"/>
              </w:rPr>
              <w:t>FHP</w:t>
            </w:r>
            <w:r w:rsidR="00870DB7" w:rsidRPr="00167548">
              <w:rPr>
                <w:highlight w:val="yellow"/>
              </w:rPr>
              <w:t xml:space="preserve"> </w:t>
            </w:r>
            <w:r w:rsidRPr="005768A2">
              <w:rPr>
                <w:rFonts w:eastAsia="Times New Roman" w:cs="Arial"/>
                <w:highlight w:val="yellow"/>
                <w:lang w:eastAsia="en-AU"/>
              </w:rPr>
              <w:t>PHONE NUMBER</w:t>
            </w:r>
            <w:r w:rsidRPr="003B4960">
              <w:t>.</w:t>
            </w:r>
            <w:r w:rsidRPr="00167548">
              <w:rPr>
                <w:color w:val="FF0000"/>
              </w:rPr>
              <w:t xml:space="preserve"> </w:t>
            </w:r>
            <w:r w:rsidRPr="00167548">
              <w:t xml:space="preserve">You can call us from 9am to 5pm AEST, Monday to Friday. You can also contact the following organisations for support or advice: </w:t>
            </w:r>
          </w:p>
          <w:p w14:paraId="51738CE3" w14:textId="77777777" w:rsidR="003B4960" w:rsidRPr="00167548" w:rsidRDefault="003B4960" w:rsidP="003B4960"/>
          <w:p w14:paraId="030C1054" w14:textId="77777777" w:rsidR="003B4960" w:rsidRDefault="003B4960" w:rsidP="003B4960">
            <w:pPr>
              <w:pStyle w:val="ListParagraph"/>
              <w:numPr>
                <w:ilvl w:val="0"/>
                <w:numId w:val="14"/>
              </w:numPr>
            </w:pPr>
            <w:r w:rsidRPr="00167548">
              <w:t>Telecommunications Industry Ombudsman: 1800 062 058</w:t>
            </w:r>
          </w:p>
          <w:p w14:paraId="0463BC9D" w14:textId="273A4F97" w:rsidR="003B4960" w:rsidRPr="00167548" w:rsidRDefault="003B4960" w:rsidP="003B4960">
            <w:pPr>
              <w:pStyle w:val="ListParagraph"/>
              <w:numPr>
                <w:ilvl w:val="0"/>
                <w:numId w:val="14"/>
              </w:numPr>
            </w:pPr>
            <w:r w:rsidRPr="00167548">
              <w:t>National Debt Helpline: 1800 007 007</w:t>
            </w:r>
            <w:r w:rsidRPr="00167548">
              <w:br/>
            </w:r>
          </w:p>
          <w:p w14:paraId="01477522" w14:textId="77777777" w:rsidR="003B4960" w:rsidRPr="00167548" w:rsidRDefault="003B4960" w:rsidP="003B4960">
            <w:r w:rsidRPr="00167548">
              <w:t>Regards,</w:t>
            </w:r>
            <w:r w:rsidRPr="00167548">
              <w:br/>
            </w:r>
          </w:p>
          <w:p w14:paraId="31E82FBD" w14:textId="5DB422A8" w:rsidR="00BF7574" w:rsidRPr="003B4960" w:rsidRDefault="008D2EFE" w:rsidP="003C750E">
            <w:pPr>
              <w:rPr>
                <w:b/>
                <w:bCs/>
              </w:rPr>
            </w:pPr>
            <w:ins w:id="470" w:author="Gina Thompson" w:date="2026-02-12T15:13:00Z" w16du:dateUtc="2026-02-12T07:13:00Z">
              <w:r w:rsidRPr="008D2EFE">
                <w:rPr>
                  <w:b/>
                  <w:bCs/>
                </w:rPr>
                <w:t xml:space="preserve">The </w:t>
              </w:r>
            </w:ins>
            <w:del w:id="471" w:author="Gina Thompson" w:date="2026-02-12T15:13:00Z" w16du:dateUtc="2026-02-12T07:13:00Z">
              <w:r w:rsidR="003B4960" w:rsidRPr="003B4960" w:rsidDel="008D2EFE">
                <w:rPr>
                  <w:b/>
                  <w:bCs/>
                </w:rPr>
                <w:delText xml:space="preserve">Your </w:delText>
              </w:r>
            </w:del>
            <w:r w:rsidR="003B4960" w:rsidRPr="003B4960">
              <w:rPr>
                <w:b/>
                <w:bCs/>
                <w:highlight w:val="yellow"/>
              </w:rPr>
              <w:t>BRAND</w:t>
            </w:r>
            <w:r w:rsidR="003B4960" w:rsidRPr="003B4960">
              <w:rPr>
                <w:b/>
                <w:bCs/>
                <w:color w:val="0070C0"/>
              </w:rPr>
              <w:t xml:space="preserve"> </w:t>
            </w:r>
            <w:ins w:id="472" w:author="Gina Thompson" w:date="2026-03-05T14:05:00Z" w16du:dateUtc="2026-03-05T06:05:00Z">
              <w:r w:rsidR="009B04E1" w:rsidRPr="00167548">
                <w:rPr>
                  <w:b/>
                  <w:bCs/>
                </w:rPr>
                <w:t>Financial Hardship</w:t>
              </w:r>
              <w:r w:rsidR="009B04E1" w:rsidRPr="003B4960">
                <w:rPr>
                  <w:b/>
                  <w:bCs/>
                </w:rPr>
                <w:t xml:space="preserve"> </w:t>
              </w:r>
            </w:ins>
            <w:r w:rsidR="003B4960" w:rsidRPr="003B4960">
              <w:rPr>
                <w:b/>
                <w:bCs/>
              </w:rPr>
              <w:t>Team</w:t>
            </w:r>
          </w:p>
          <w:p w14:paraId="4E536264" w14:textId="77777777" w:rsidR="00BF7574" w:rsidRDefault="00BF7574" w:rsidP="003C750E"/>
          <w:p w14:paraId="6FF26CDE" w14:textId="77777777" w:rsidR="00BF7574" w:rsidRPr="00167548" w:rsidRDefault="00BF7574" w:rsidP="00BF7574">
            <w:pPr>
              <w:rPr>
                <w:highlight w:val="cyan"/>
              </w:rPr>
            </w:pPr>
            <w:r w:rsidRPr="00167548">
              <w:rPr>
                <w:highlight w:val="cyan"/>
              </w:rPr>
              <w:t>HOW TO PAY COMPONENT</w:t>
            </w:r>
          </w:p>
          <w:p w14:paraId="424778FC" w14:textId="77777777" w:rsidR="00BF7574" w:rsidRPr="00167548" w:rsidRDefault="00BF7574" w:rsidP="00BF7574">
            <w:pPr>
              <w:rPr>
                <w:highlight w:val="cyan"/>
              </w:rPr>
            </w:pPr>
          </w:p>
          <w:p w14:paraId="4AF92A99" w14:textId="77777777" w:rsidR="00BF7574" w:rsidRPr="00167548" w:rsidRDefault="00BF7574" w:rsidP="00BF7574">
            <w:r w:rsidRPr="00167548">
              <w:rPr>
                <w:highlight w:val="cyan"/>
              </w:rPr>
              <w:t>PAYMENT SLIP COMPONENT</w:t>
            </w:r>
          </w:p>
          <w:p w14:paraId="52AB601E" w14:textId="77777777" w:rsidR="00BF7574" w:rsidRDefault="00BF7574" w:rsidP="003C750E"/>
          <w:p w14:paraId="3DA70B7E" w14:textId="77777777" w:rsidR="00513601" w:rsidRPr="00167548" w:rsidRDefault="00513601" w:rsidP="00513601">
            <w:r>
              <w:rPr>
                <w:highlight w:val="cyan"/>
              </w:rPr>
              <w:t>SECURITY FOOTER</w:t>
            </w:r>
            <w:r w:rsidRPr="00167548">
              <w:rPr>
                <w:highlight w:val="cyan"/>
              </w:rPr>
              <w:t xml:space="preserve"> COMPONENT</w:t>
            </w:r>
          </w:p>
          <w:p w14:paraId="07E142BF" w14:textId="01DAB038" w:rsidR="00AA48BC" w:rsidRPr="00167548" w:rsidRDefault="00AA48BC" w:rsidP="00AA48BC"/>
        </w:tc>
      </w:tr>
      <w:tr w:rsidR="0099509F" w:rsidRPr="00167548" w14:paraId="396F890B" w14:textId="77777777" w:rsidTr="006F0E93">
        <w:tc>
          <w:tcPr>
            <w:tcW w:w="2828" w:type="dxa"/>
          </w:tcPr>
          <w:p w14:paraId="4B9428D1" w14:textId="77777777" w:rsidR="003C60A0" w:rsidRPr="00167548" w:rsidRDefault="003C60A0" w:rsidP="003C60A0">
            <w:pPr>
              <w:rPr>
                <w:b/>
                <w:bCs/>
              </w:rPr>
            </w:pPr>
            <w:r w:rsidRPr="00167548">
              <w:rPr>
                <w:b/>
                <w:bCs/>
              </w:rPr>
              <w:lastRenderedPageBreak/>
              <w:t>Overdue reminder - Stay Connected</w:t>
            </w:r>
          </w:p>
          <w:p w14:paraId="0DEEC0CE" w14:textId="77777777" w:rsidR="003C60A0" w:rsidRDefault="003C60A0" w:rsidP="003C60A0"/>
          <w:p w14:paraId="18AB606A" w14:textId="3DF49594" w:rsidR="007252EB" w:rsidRDefault="007252EB" w:rsidP="003C60A0">
            <w:r>
              <w:t xml:space="preserve">A </w:t>
            </w:r>
            <w:r w:rsidR="002C3C67">
              <w:t xml:space="preserve">customer can enter the </w:t>
            </w:r>
            <w:r>
              <w:t xml:space="preserve">Stay Connected </w:t>
            </w:r>
            <w:r w:rsidR="00C269B2">
              <w:t>r</w:t>
            </w:r>
            <w:r w:rsidR="002C3C67">
              <w:t xml:space="preserve">oute at any time, typically when </w:t>
            </w:r>
            <w:r>
              <w:t>identified as</w:t>
            </w:r>
            <w:r w:rsidR="00A2552B">
              <w:t xml:space="preserve"> part of a post code</w:t>
            </w:r>
            <w:r>
              <w:t xml:space="preserve"> </w:t>
            </w:r>
            <w:r w:rsidR="00A2552B">
              <w:t>impacted by a natural</w:t>
            </w:r>
            <w:r w:rsidR="002C3C67">
              <w:t xml:space="preserve"> disaster. </w:t>
            </w:r>
          </w:p>
          <w:p w14:paraId="76837D7D" w14:textId="77777777" w:rsidR="002C3C67" w:rsidRDefault="002C3C67" w:rsidP="003C60A0"/>
          <w:p w14:paraId="0F7A86C8" w14:textId="200E8DEA" w:rsidR="002C3C67" w:rsidRDefault="002C3C67" w:rsidP="003C60A0">
            <w:r>
              <w:t xml:space="preserve">No suspension, disconnection or </w:t>
            </w:r>
            <w:r w:rsidR="007768CB">
              <w:t>debt management occurs while on the Stay Connected route. It functions as a temporary hold.</w:t>
            </w:r>
          </w:p>
          <w:p w14:paraId="7897C0EE" w14:textId="77777777" w:rsidR="001D3CDA" w:rsidRDefault="001D3CDA" w:rsidP="003C60A0"/>
          <w:p w14:paraId="55B37A76" w14:textId="423523FB" w:rsidR="001D3CDA" w:rsidRDefault="001D3CDA" w:rsidP="003C60A0">
            <w:r w:rsidRPr="001D3CDA">
              <w:t>Wh</w:t>
            </w:r>
            <w:r>
              <w:t>en</w:t>
            </w:r>
            <w:r w:rsidRPr="001D3CDA">
              <w:t xml:space="preserve"> customer exits Stay Connected state, they will restart the collections flow and start getting OBAR notice etc. with correct notice advice for </w:t>
            </w:r>
            <w:r w:rsidRPr="001D3CDA">
              <w:lastRenderedPageBreak/>
              <w:t>suspension/discon</w:t>
            </w:r>
            <w:r>
              <w:t>nection</w:t>
            </w:r>
            <w:r w:rsidR="00C07BDC">
              <w:t xml:space="preserve"> etc</w:t>
            </w:r>
            <w:r>
              <w:t>.</w:t>
            </w:r>
          </w:p>
          <w:p w14:paraId="6772B6DE" w14:textId="77777777" w:rsidR="00C269B2" w:rsidRDefault="00C269B2" w:rsidP="003C60A0"/>
          <w:p w14:paraId="4FB08FC1" w14:textId="3D7BF07C" w:rsidR="007252EB" w:rsidRPr="00C269B2" w:rsidRDefault="00C269B2" w:rsidP="00C269B2">
            <w:r>
              <w:t>The email is sent to remind about the overdue amount.</w:t>
            </w:r>
          </w:p>
        </w:tc>
        <w:tc>
          <w:tcPr>
            <w:tcW w:w="2206" w:type="dxa"/>
          </w:tcPr>
          <w:p w14:paraId="12AD397E" w14:textId="5D51C84E" w:rsidR="00B62F18" w:rsidRPr="00167548" w:rsidRDefault="00B62F18" w:rsidP="00B62F18">
            <w:r w:rsidRPr="00167548">
              <w:lastRenderedPageBreak/>
              <w:t>TPG_</w:t>
            </w:r>
            <w:r w:rsidR="005768A2">
              <w:t>REM</w:t>
            </w:r>
          </w:p>
          <w:p w14:paraId="1A83630E" w14:textId="77777777" w:rsidR="00B62F18" w:rsidRPr="00167548" w:rsidRDefault="00B62F18" w:rsidP="00B62F18"/>
          <w:p w14:paraId="4387B5CE" w14:textId="5EE953E9" w:rsidR="003C60A0" w:rsidRPr="00167548" w:rsidRDefault="00B62F18" w:rsidP="00B62F18">
            <w:r w:rsidRPr="00167548">
              <w:t>IINET_</w:t>
            </w:r>
            <w:r w:rsidR="005768A2">
              <w:t>REM</w:t>
            </w:r>
          </w:p>
        </w:tc>
        <w:tc>
          <w:tcPr>
            <w:tcW w:w="8914" w:type="dxa"/>
          </w:tcPr>
          <w:p w14:paraId="7243F078" w14:textId="22A291C2"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36D1B8A"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7BC63EFE" w14:textId="413F1542"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8F7741" w:rsidRPr="00167548">
              <w:rPr>
                <w:rFonts w:eastAsia="Times New Roman" w:cs="Calibri"/>
                <w:lang w:eastAsia="en-AU"/>
              </w:rPr>
              <w:t xml:space="preserve">Your bill is </w:t>
            </w:r>
            <w:del w:id="473" w:author="Gina Thompson" w:date="2026-02-16T10:16:00Z" w16du:dateUtc="2026-02-16T02:16:00Z">
              <w:r w:rsidR="008F7741" w:rsidRPr="00167548" w:rsidDel="00164D00">
                <w:rPr>
                  <w:rFonts w:eastAsia="Times New Roman" w:cs="Calibri"/>
                  <w:lang w:eastAsia="en-AU"/>
                </w:rPr>
                <w:delText xml:space="preserve">now </w:delText>
              </w:r>
            </w:del>
            <w:r w:rsidR="008F7741" w:rsidRPr="00167548">
              <w:rPr>
                <w:rFonts w:eastAsia="Times New Roman" w:cs="Calibri"/>
                <w:lang w:eastAsia="en-AU"/>
              </w:rPr>
              <w:t>overdue</w:t>
            </w:r>
          </w:p>
          <w:p w14:paraId="13BE44E1" w14:textId="34CD9850" w:rsidR="0001058C" w:rsidRPr="00167548" w:rsidRDefault="0001058C" w:rsidP="008F7741">
            <w:pPr>
              <w:autoSpaceDE w:val="0"/>
              <w:autoSpaceDN w:val="0"/>
              <w:adjustRightInd w:val="0"/>
              <w:spacing w:line="252" w:lineRule="auto"/>
              <w:rPr>
                <w:rFonts w:eastAsia="Times New Roman" w:cs="Calibri"/>
                <w:lang w:eastAsia="en-AU"/>
              </w:rPr>
            </w:pPr>
          </w:p>
          <w:p w14:paraId="05652510" w14:textId="72A6BABD" w:rsidR="0001058C" w:rsidRPr="000D2AE2" w:rsidRDefault="007819AD" w:rsidP="00655D33">
            <w:pPr>
              <w:pStyle w:val="Heading3"/>
              <w:rPr>
                <w:rFonts w:eastAsia="Times New Roman"/>
                <w:b/>
                <w:bCs/>
                <w:color w:val="auto"/>
                <w:lang w:eastAsia="en-AU"/>
              </w:rPr>
            </w:pPr>
            <w:ins w:id="474" w:author="Gina Thompson" w:date="2026-02-13T10:43:00Z" w16du:dateUtc="2026-02-13T02:43:00Z">
              <w:r>
                <w:rPr>
                  <w:rFonts w:eastAsia="Times New Roman"/>
                  <w:b/>
                  <w:bCs/>
                  <w:color w:val="auto"/>
                  <w:lang w:eastAsia="en-AU"/>
                </w:rPr>
                <w:t xml:space="preserve">Important Notice – Please read: </w:t>
              </w:r>
            </w:ins>
            <w:r w:rsidR="0001058C" w:rsidRPr="000D2AE2">
              <w:rPr>
                <w:rFonts w:eastAsia="Times New Roman"/>
                <w:b/>
                <w:bCs/>
                <w:color w:val="auto"/>
                <w:lang w:eastAsia="en-AU"/>
              </w:rPr>
              <w:t>Your account is overdue</w:t>
            </w:r>
          </w:p>
          <w:p w14:paraId="144B8891" w14:textId="77777777" w:rsidR="0001058C" w:rsidRPr="008F7741" w:rsidRDefault="0001058C" w:rsidP="008F7741">
            <w:pPr>
              <w:autoSpaceDE w:val="0"/>
              <w:autoSpaceDN w:val="0"/>
              <w:adjustRightInd w:val="0"/>
              <w:ind w:left="33"/>
              <w:rPr>
                <w:rFonts w:eastAsia="Times New Roman" w:cs="Arial"/>
                <w:lang w:eastAsia="en-AU"/>
              </w:rPr>
            </w:pPr>
          </w:p>
          <w:p w14:paraId="30C2ED88" w14:textId="77777777" w:rsidR="0001058C" w:rsidRPr="008F7741" w:rsidRDefault="0001058C" w:rsidP="008F7741">
            <w:pPr>
              <w:autoSpaceDE w:val="0"/>
              <w:autoSpaceDN w:val="0"/>
              <w:adjustRightInd w:val="0"/>
              <w:ind w:left="33"/>
              <w:rPr>
                <w:rFonts w:eastAsia="Times New Roman" w:cs="Arial"/>
                <w:b/>
                <w:bCs/>
                <w:lang w:eastAsia="en-AU"/>
              </w:rPr>
            </w:pPr>
            <w:r w:rsidRPr="008F7741">
              <w:rPr>
                <w:rFonts w:eastAsia="Times New Roman" w:cs="Arial"/>
                <w:lang w:eastAsia="en-AU"/>
              </w:rPr>
              <w:t xml:space="preserve">Hi </w:t>
            </w:r>
            <w:proofErr w:type="spellStart"/>
            <w:r w:rsidRPr="008F7741">
              <w:rPr>
                <w:rFonts w:eastAsia="Times New Roman" w:cs="Arial"/>
                <w:highlight w:val="green"/>
                <w:lang w:eastAsia="en-AU"/>
              </w:rPr>
              <w:t>AccountTitle:FirstName:LastName</w:t>
            </w:r>
            <w:proofErr w:type="spellEnd"/>
          </w:p>
          <w:p w14:paraId="411F3F7E" w14:textId="77777777" w:rsidR="0001058C" w:rsidRPr="005768A2" w:rsidRDefault="0001058C" w:rsidP="008F7741">
            <w:pPr>
              <w:autoSpaceDE w:val="0"/>
              <w:autoSpaceDN w:val="0"/>
              <w:adjustRightInd w:val="0"/>
              <w:ind w:left="33"/>
              <w:rPr>
                <w:rFonts w:eastAsia="Times New Roman" w:cs="Arial"/>
                <w:lang w:eastAsia="en-AU"/>
              </w:rPr>
            </w:pPr>
          </w:p>
          <w:p w14:paraId="66D38A61" w14:textId="117F6482" w:rsidR="0001058C" w:rsidRPr="005768A2" w:rsidRDefault="0001058C" w:rsidP="008F7741">
            <w:pPr>
              <w:autoSpaceDE w:val="0"/>
              <w:autoSpaceDN w:val="0"/>
              <w:adjustRightInd w:val="0"/>
              <w:ind w:left="33"/>
              <w:rPr>
                <w:rFonts w:eastAsia="Times New Roman" w:cs="Arial"/>
                <w:u w:val="single"/>
                <w:lang w:eastAsia="en-AU"/>
              </w:rPr>
            </w:pPr>
            <w:r w:rsidRPr="005768A2">
              <w:rPr>
                <w:rFonts w:eastAsia="Times New Roman" w:cs="Arial"/>
                <w:lang w:eastAsia="en-AU"/>
              </w:rPr>
              <w:t>Your account is overdue</w:t>
            </w:r>
            <w:ins w:id="475" w:author="Gina Thompson" w:date="2026-02-16T10:22:00Z" w16du:dateUtc="2026-02-16T02:22:00Z">
              <w:r w:rsidR="001D4C0B">
                <w:rPr>
                  <w:rFonts w:eastAsia="Times New Roman" w:cs="Arial"/>
                  <w:lang w:eastAsia="en-AU"/>
                </w:rPr>
                <w:t xml:space="preserve"> - please</w:t>
              </w:r>
              <w:r w:rsidR="001D4C0B" w:rsidRPr="00167548">
                <w:rPr>
                  <w:rFonts w:eastAsia="Times New Roman" w:cs="Arial"/>
                  <w:lang w:eastAsia="en-AU"/>
                </w:rPr>
                <w:t xml:space="preserve"> make a payment today by calling </w:t>
              </w:r>
              <w:r w:rsidR="008929D3">
                <w:rPr>
                  <w:rFonts w:eastAsia="Times New Roman" w:cs="Arial"/>
                  <w:highlight w:val="yellow"/>
                  <w:lang w:eastAsia="en-AU"/>
                </w:rPr>
                <w:t xml:space="preserve">COLLECTIONS </w:t>
              </w:r>
              <w:r w:rsidR="001D4C0B" w:rsidRPr="00167548">
                <w:rPr>
                  <w:rFonts w:eastAsia="Times New Roman" w:cs="Arial"/>
                  <w:highlight w:val="yellow"/>
                  <w:lang w:eastAsia="en-AU"/>
                </w:rPr>
                <w:t>PHONE NUMBER</w:t>
              </w:r>
            </w:ins>
            <w:r w:rsidRPr="005768A2">
              <w:rPr>
                <w:rFonts w:eastAsia="Times New Roman" w:cs="Arial"/>
                <w:lang w:eastAsia="en-AU"/>
              </w:rPr>
              <w:t xml:space="preserve">. </w:t>
            </w:r>
            <w:del w:id="476" w:author="Gina Thompson" w:date="2026-02-16T10:22:00Z" w16du:dateUtc="2026-02-16T02:22:00Z">
              <w:r w:rsidRPr="005768A2" w:rsidDel="001D4C0B">
                <w:rPr>
                  <w:rFonts w:eastAsia="Times New Roman" w:cs="Arial"/>
                  <w:lang w:eastAsia="en-AU"/>
                </w:rPr>
                <w:delText xml:space="preserve">We want to avoid further action for payment recovery on your account and ask that you call </w:delText>
              </w:r>
              <w:r w:rsidR="005F07C7" w:rsidDel="001D4C0B">
                <w:rPr>
                  <w:rFonts w:eastAsia="Times New Roman" w:cs="Arial"/>
                  <w:highlight w:val="yellow"/>
                  <w:lang w:eastAsia="en-AU"/>
                </w:rPr>
                <w:delText>COLLECTIONS</w:delText>
              </w:r>
              <w:r w:rsidR="008F7741" w:rsidRPr="005768A2" w:rsidDel="001D4C0B">
                <w:rPr>
                  <w:rFonts w:eastAsia="Times New Roman" w:cs="Arial"/>
                  <w:highlight w:val="yellow"/>
                  <w:lang w:eastAsia="en-AU"/>
                </w:rPr>
                <w:delText xml:space="preserve"> </w:delText>
              </w:r>
              <w:r w:rsidR="005F07C7" w:rsidDel="001D4C0B">
                <w:rPr>
                  <w:rFonts w:eastAsia="Times New Roman" w:cs="Arial"/>
                  <w:highlight w:val="yellow"/>
                  <w:lang w:eastAsia="en-AU"/>
                </w:rPr>
                <w:delText xml:space="preserve">PHONE </w:delText>
              </w:r>
              <w:r w:rsidR="008F7741" w:rsidRPr="005768A2" w:rsidDel="001D4C0B">
                <w:rPr>
                  <w:rFonts w:eastAsia="Times New Roman" w:cs="Arial"/>
                  <w:highlight w:val="yellow"/>
                  <w:lang w:eastAsia="en-AU"/>
                </w:rPr>
                <w:delText>NUMBER</w:delText>
              </w:r>
              <w:r w:rsidRPr="005768A2" w:rsidDel="001D4C0B">
                <w:rPr>
                  <w:rFonts w:eastAsia="Times New Roman" w:cs="Arial"/>
                  <w:lang w:eastAsia="en-AU"/>
                </w:rPr>
                <w:delText xml:space="preserve"> to make a payment on your account today. </w:delText>
              </w:r>
            </w:del>
            <w:r w:rsidRPr="005768A2">
              <w:rPr>
                <w:rFonts w:eastAsia="Times New Roman" w:cs="Arial"/>
                <w:lang w:eastAsia="en-AU"/>
              </w:rPr>
              <w:br/>
            </w:r>
            <w:r w:rsidRPr="005768A2">
              <w:rPr>
                <w:rFonts w:eastAsia="Times New Roman" w:cs="Arial"/>
                <w:lang w:eastAsia="en-AU"/>
              </w:rPr>
              <w:br/>
            </w:r>
            <w:del w:id="477" w:author="Gina Thompson" w:date="2026-02-13T14:19:00Z" w16du:dateUtc="2026-02-13T06:19:00Z">
              <w:r w:rsidRPr="005768A2" w:rsidDel="00246A15">
                <w:rPr>
                  <w:rFonts w:eastAsia="Times New Roman" w:cs="Arial"/>
                  <w:lang w:eastAsia="en-AU"/>
                </w:rPr>
                <w:delText xml:space="preserve">If you're having trouble making a payment, we'd like to chat to you about how we may be able to help, so give us a call on the above number today. You can also visit </w:delText>
              </w:r>
              <w:r w:rsidR="005768A2" w:rsidRPr="005768A2" w:rsidDel="00246A15">
                <w:rPr>
                  <w:rFonts w:eastAsia="Times New Roman" w:cs="Arial"/>
                  <w:highlight w:val="yellow"/>
                  <w:lang w:eastAsia="en-AU"/>
                </w:rPr>
                <w:delText>FHP URL</w:delText>
              </w:r>
              <w:r w:rsidRPr="005768A2" w:rsidDel="00246A15">
                <w:rPr>
                  <w:rFonts w:eastAsia="Times New Roman" w:cs="Arial"/>
                  <w:lang w:eastAsia="en-AU"/>
                </w:rPr>
                <w:delText xml:space="preserve"> to review our Financial Hardship Policy.</w:delText>
              </w:r>
            </w:del>
          </w:p>
          <w:p w14:paraId="5C70A1A0" w14:textId="77777777" w:rsidR="0001058C" w:rsidRPr="00167548" w:rsidRDefault="0001058C" w:rsidP="008F7741">
            <w:pPr>
              <w:autoSpaceDE w:val="0"/>
              <w:autoSpaceDN w:val="0"/>
              <w:adjustRightInd w:val="0"/>
              <w:ind w:left="33"/>
              <w:rPr>
                <w:rFonts w:eastAsia="Times New Roman" w:cs="Arial"/>
                <w:color w:val="0000FF"/>
                <w:u w:val="single"/>
                <w:lang w:eastAsia="en-AU"/>
              </w:rPr>
            </w:pPr>
          </w:p>
          <w:p w14:paraId="67F550AA" w14:textId="77777777" w:rsidR="0001058C" w:rsidRDefault="0001058C" w:rsidP="008F7741">
            <w:pPr>
              <w:autoSpaceDE w:val="0"/>
              <w:autoSpaceDN w:val="0"/>
              <w:adjustRightInd w:val="0"/>
              <w:ind w:left="33"/>
              <w:rPr>
                <w:ins w:id="478" w:author="Gina Thompson" w:date="2026-02-13T14:20:00Z" w16du:dateUtc="2026-02-13T06:20:00Z"/>
                <w:rFonts w:eastAsia="Times New Roman" w:cs="Arial"/>
                <w:b/>
                <w:bCs/>
                <w:lang w:eastAsia="en-AU"/>
              </w:rPr>
            </w:pPr>
            <w:r w:rsidRPr="005768A2">
              <w:rPr>
                <w:rFonts w:eastAsia="Times New Roman" w:cs="Arial"/>
                <w:b/>
                <w:bCs/>
                <w:lang w:eastAsia="en-AU"/>
              </w:rPr>
              <w:t>Your payment details:</w:t>
            </w:r>
          </w:p>
          <w:p w14:paraId="3F282E00" w14:textId="77777777" w:rsidR="004A746B" w:rsidRPr="005768A2" w:rsidRDefault="004A746B" w:rsidP="008F7741">
            <w:pPr>
              <w:autoSpaceDE w:val="0"/>
              <w:autoSpaceDN w:val="0"/>
              <w:adjustRightInd w:val="0"/>
              <w:ind w:left="33"/>
              <w:rPr>
                <w:rFonts w:eastAsia="Times New Roman" w:cs="Arial"/>
                <w:lang w:eastAsia="en-AU"/>
              </w:rPr>
            </w:pPr>
          </w:p>
          <w:p w14:paraId="492465EB" w14:textId="77777777" w:rsidR="0001058C" w:rsidRPr="005768A2" w:rsidRDefault="0001058C" w:rsidP="008F7741">
            <w:pPr>
              <w:autoSpaceDE w:val="0"/>
              <w:autoSpaceDN w:val="0"/>
              <w:adjustRightInd w:val="0"/>
              <w:ind w:left="33"/>
              <w:rPr>
                <w:rFonts w:eastAsia="Times New Roman" w:cs="Arial"/>
                <w:b/>
                <w:bCs/>
                <w:lang w:eastAsia="en-AU"/>
              </w:rPr>
            </w:pPr>
            <w:r w:rsidRPr="005768A2">
              <w:rPr>
                <w:rFonts w:eastAsia="Times New Roman" w:cs="Arial"/>
                <w:lang w:eastAsia="en-AU"/>
              </w:rPr>
              <w:t>Account number:</w:t>
            </w:r>
            <w:r w:rsidRPr="005768A2">
              <w:rPr>
                <w:rFonts w:eastAsia="Times New Roman" w:cs="Arial"/>
                <w:lang w:eastAsia="en-AU"/>
              </w:rPr>
              <w:tab/>
            </w:r>
            <w:r w:rsidRPr="005768A2">
              <w:rPr>
                <w:rFonts w:eastAsia="Times New Roman" w:cs="Arial"/>
                <w:highlight w:val="green"/>
                <w:lang w:eastAsia="en-AU"/>
              </w:rPr>
              <w:t>${</w:t>
            </w:r>
            <w:proofErr w:type="spellStart"/>
            <w:r w:rsidRPr="005768A2">
              <w:rPr>
                <w:rFonts w:eastAsia="Times New Roman" w:cs="Arial"/>
                <w:highlight w:val="green"/>
                <w:lang w:eastAsia="en-AU"/>
              </w:rPr>
              <w:t>d:Calculation</w:t>
            </w:r>
            <w:proofErr w:type="spellEnd"/>
            <w:r w:rsidRPr="005768A2">
              <w:rPr>
                <w:rFonts w:eastAsia="Times New Roman" w:cs="Arial"/>
                <w:highlight w:val="green"/>
                <w:lang w:eastAsia="en-AU"/>
              </w:rPr>
              <w:t>(Communications).E03_AccountNo:d}</w:t>
            </w:r>
          </w:p>
          <w:p w14:paraId="479C879D" w14:textId="34C8F79C" w:rsidR="0001058C" w:rsidRPr="005768A2" w:rsidRDefault="0001058C" w:rsidP="005768A2">
            <w:pPr>
              <w:autoSpaceDE w:val="0"/>
              <w:autoSpaceDN w:val="0"/>
              <w:adjustRightInd w:val="0"/>
              <w:ind w:left="33"/>
              <w:rPr>
                <w:rFonts w:eastAsia="Times New Roman" w:cs="Arial"/>
                <w:lang w:eastAsia="en-AU"/>
              </w:rPr>
            </w:pPr>
            <w:r w:rsidRPr="005768A2">
              <w:rPr>
                <w:rFonts w:eastAsia="Times New Roman" w:cs="Arial"/>
                <w:lang w:eastAsia="en-AU"/>
              </w:rPr>
              <w:t>Overdue Amount:</w:t>
            </w:r>
            <w:r w:rsidRPr="005768A2">
              <w:rPr>
                <w:rFonts w:eastAsia="Times New Roman" w:cs="Arial"/>
                <w:lang w:eastAsia="en-AU"/>
              </w:rPr>
              <w:tab/>
            </w:r>
            <w:r w:rsidRPr="00AD6ACD">
              <w:rPr>
                <w:rFonts w:eastAsia="Times New Roman" w:cs="Arial"/>
                <w:lang w:eastAsia="en-AU"/>
              </w:rPr>
              <w:t xml:space="preserve">$ </w:t>
            </w:r>
            <w:r w:rsidRPr="005768A2">
              <w:rPr>
                <w:rFonts w:eastAsia="Times New Roman" w:cs="Arial"/>
                <w:highlight w:val="green"/>
                <w:lang w:eastAsia="en-AU"/>
              </w:rPr>
              <w:t>${</w:t>
            </w:r>
            <w:proofErr w:type="spellStart"/>
            <w:r w:rsidRPr="005768A2">
              <w:rPr>
                <w:rFonts w:eastAsia="Times New Roman" w:cs="Arial"/>
                <w:highlight w:val="green"/>
                <w:lang w:eastAsia="en-AU"/>
              </w:rPr>
              <w:t>d:Calculation</w:t>
            </w:r>
            <w:proofErr w:type="spellEnd"/>
            <w:r w:rsidRPr="005768A2">
              <w:rPr>
                <w:rFonts w:eastAsia="Times New Roman" w:cs="Arial"/>
                <w:highlight w:val="green"/>
                <w:lang w:eastAsia="en-AU"/>
              </w:rPr>
              <w:t xml:space="preserve">(Communications).E23_Overdue </w:t>
            </w:r>
            <w:proofErr w:type="spellStart"/>
            <w:r w:rsidRPr="005768A2">
              <w:rPr>
                <w:rFonts w:eastAsia="Times New Roman" w:cs="Arial"/>
                <w:highlight w:val="green"/>
                <w:lang w:eastAsia="en-AU"/>
              </w:rPr>
              <w:t>Amount:d</w:t>
            </w:r>
            <w:proofErr w:type="spellEnd"/>
            <w:r w:rsidRPr="005768A2">
              <w:rPr>
                <w:rFonts w:eastAsia="Times New Roman" w:cs="Arial"/>
                <w:highlight w:val="green"/>
                <w:lang w:eastAsia="en-AU"/>
              </w:rPr>
              <w:t>}</w:t>
            </w:r>
          </w:p>
          <w:p w14:paraId="5F50FDA4" w14:textId="77777777" w:rsidR="00E97925" w:rsidRDefault="00E97925" w:rsidP="00E97925">
            <w:pPr>
              <w:autoSpaceDE w:val="0"/>
              <w:autoSpaceDN w:val="0"/>
              <w:adjustRightInd w:val="0"/>
              <w:spacing w:line="252" w:lineRule="auto"/>
              <w:rPr>
                <w:ins w:id="479" w:author="Gina Thompson" w:date="2026-02-16T10:24:00Z" w16du:dateUtc="2026-02-16T02:24:00Z"/>
                <w:rFonts w:eastAsia="Times New Roman" w:cs="Arial"/>
                <w:lang w:eastAsia="en-AU"/>
              </w:rPr>
            </w:pPr>
          </w:p>
          <w:p w14:paraId="2F85B346" w14:textId="0A84E623" w:rsidR="00246A15" w:rsidRPr="00167548" w:rsidRDefault="00246A15" w:rsidP="00246A15">
            <w:pPr>
              <w:rPr>
                <w:ins w:id="480" w:author="Gina Thompson" w:date="2026-02-13T14:19:00Z" w16du:dateUtc="2026-02-13T06:19:00Z"/>
                <w:lang w:val="en-GB"/>
              </w:rPr>
            </w:pPr>
            <w:ins w:id="481" w:author="Gina Thompson" w:date="2026-02-13T14:19:00Z" w16du:dateUtc="2026-02-13T06:19:00Z">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482" w:author="Gina Thompson" w:date="2026-02-17T12:25:00Z" w16du:dateUtc="2026-02-17T04:25:00Z">
              <w:r w:rsidR="00A8123C">
                <w:lastRenderedPageBreak/>
                <w:t>9</w:t>
              </w:r>
            </w:ins>
            <w:ins w:id="483" w:author="Gina Thompson" w:date="2026-02-13T14:19:00Z" w16du:dateUtc="2026-02-13T06:19:00Z">
              <w:r w:rsidRPr="00167548">
                <w:t xml:space="preserve">am to </w:t>
              </w:r>
            </w:ins>
            <w:ins w:id="484" w:author="Gina Thompson" w:date="2026-02-17T12:25:00Z" w16du:dateUtc="2026-02-17T04:25:00Z">
              <w:r w:rsidR="00A8123C">
                <w:t>5</w:t>
              </w:r>
            </w:ins>
            <w:ins w:id="485" w:author="Gina Thompson" w:date="2026-02-13T14:19:00Z" w16du:dateUtc="2026-02-13T06:19: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61F8DADD" w14:textId="77777777" w:rsidR="00246A15" w:rsidRPr="005768A2" w:rsidRDefault="00246A15" w:rsidP="00164D00">
            <w:pPr>
              <w:autoSpaceDE w:val="0"/>
              <w:autoSpaceDN w:val="0"/>
              <w:adjustRightInd w:val="0"/>
              <w:spacing w:line="252" w:lineRule="auto"/>
              <w:rPr>
                <w:rFonts w:eastAsia="Times New Roman" w:cs="Arial"/>
                <w:lang w:eastAsia="en-AU"/>
              </w:rPr>
            </w:pPr>
          </w:p>
          <w:p w14:paraId="4CC98789" w14:textId="77777777" w:rsidR="005768A2" w:rsidRDefault="0001058C" w:rsidP="008F7741">
            <w:pPr>
              <w:autoSpaceDE w:val="0"/>
              <w:autoSpaceDN w:val="0"/>
              <w:adjustRightInd w:val="0"/>
              <w:spacing w:line="252" w:lineRule="auto"/>
              <w:ind w:left="33"/>
              <w:rPr>
                <w:rFonts w:eastAsia="Times New Roman" w:cs="Arial"/>
                <w:lang w:eastAsia="en-AU"/>
              </w:rPr>
            </w:pPr>
            <w:r w:rsidRPr="005768A2">
              <w:rPr>
                <w:rFonts w:eastAsia="Times New Roman" w:cs="Arial"/>
                <w:lang w:eastAsia="en-AU"/>
              </w:rPr>
              <w:t>Thanks,</w:t>
            </w:r>
          </w:p>
          <w:p w14:paraId="6036420C" w14:textId="72DF3FAD" w:rsidR="0001058C" w:rsidRPr="005768A2" w:rsidRDefault="0001058C" w:rsidP="008F7741">
            <w:pPr>
              <w:autoSpaceDE w:val="0"/>
              <w:autoSpaceDN w:val="0"/>
              <w:adjustRightInd w:val="0"/>
              <w:spacing w:line="252" w:lineRule="auto"/>
              <w:ind w:left="33"/>
              <w:rPr>
                <w:rFonts w:eastAsia="Times New Roman" w:cs="Arial"/>
                <w:b/>
                <w:bCs/>
                <w:lang w:eastAsia="en-AU"/>
              </w:rPr>
            </w:pPr>
            <w:r w:rsidRPr="005768A2">
              <w:rPr>
                <w:rFonts w:eastAsia="Times New Roman" w:cs="Arial"/>
                <w:lang w:eastAsia="en-AU"/>
              </w:rPr>
              <w:br/>
            </w:r>
            <w:ins w:id="486" w:author="Gina Thompson" w:date="2026-02-12T15:14:00Z" w16du:dateUtc="2026-02-12T07:14:00Z">
              <w:r w:rsidR="00C04996" w:rsidRPr="008D2EFE">
                <w:rPr>
                  <w:b/>
                  <w:bCs/>
                </w:rPr>
                <w:t xml:space="preserve">The </w:t>
              </w:r>
            </w:ins>
            <w:del w:id="487" w:author="Gina Thompson" w:date="2026-02-12T15:14:00Z" w16du:dateUtc="2026-02-12T07:14:00Z">
              <w:r w:rsidRPr="005768A2" w:rsidDel="00C04996">
                <w:rPr>
                  <w:rFonts w:eastAsia="Times New Roman" w:cs="Arial"/>
                  <w:b/>
                  <w:bCs/>
                  <w:lang w:eastAsia="en-AU"/>
                </w:rPr>
                <w:delText xml:space="preserve">Your </w:delText>
              </w:r>
            </w:del>
            <w:r w:rsidR="005768A2" w:rsidRPr="005768A2">
              <w:rPr>
                <w:rFonts w:eastAsia="Times New Roman" w:cs="Arial"/>
                <w:b/>
                <w:bCs/>
                <w:highlight w:val="yellow"/>
                <w:lang w:eastAsia="en-AU"/>
              </w:rPr>
              <w:t>BRAND</w:t>
            </w:r>
            <w:r w:rsidRPr="005768A2">
              <w:rPr>
                <w:rFonts w:eastAsia="Times New Roman" w:cs="Arial"/>
                <w:b/>
                <w:bCs/>
                <w:lang w:eastAsia="en-AU"/>
              </w:rPr>
              <w:t xml:space="preserve"> Team</w:t>
            </w:r>
          </w:p>
          <w:p w14:paraId="19F135B3" w14:textId="77777777" w:rsidR="0001058C" w:rsidRDefault="0001058C" w:rsidP="003C60A0"/>
          <w:p w14:paraId="55A5C7F4" w14:textId="77777777" w:rsidR="00B50A24" w:rsidRPr="00167548" w:rsidRDefault="00B50A24" w:rsidP="00B50A24">
            <w:pPr>
              <w:rPr>
                <w:highlight w:val="cyan"/>
              </w:rPr>
            </w:pPr>
            <w:r w:rsidRPr="00167548">
              <w:rPr>
                <w:highlight w:val="cyan"/>
              </w:rPr>
              <w:t>HOW TO PAY COMPONENT</w:t>
            </w:r>
          </w:p>
          <w:p w14:paraId="53F4B0C2" w14:textId="77777777" w:rsidR="00B50A24" w:rsidRPr="00167548" w:rsidRDefault="00B50A24" w:rsidP="00B50A24">
            <w:pPr>
              <w:rPr>
                <w:highlight w:val="cyan"/>
              </w:rPr>
            </w:pPr>
          </w:p>
          <w:p w14:paraId="6D2DE980" w14:textId="77777777" w:rsidR="00B50A24" w:rsidRPr="00167548" w:rsidRDefault="00B50A24" w:rsidP="00B50A24">
            <w:r w:rsidRPr="00167548">
              <w:rPr>
                <w:highlight w:val="cyan"/>
              </w:rPr>
              <w:t>PAYMENT SLIP COMPONENT</w:t>
            </w:r>
          </w:p>
          <w:p w14:paraId="50A999F5" w14:textId="77777777" w:rsidR="00B50A24" w:rsidRDefault="00B50A24" w:rsidP="003C60A0"/>
          <w:p w14:paraId="4CC3B23B" w14:textId="77777777" w:rsidR="004C3ACB" w:rsidRPr="00167548" w:rsidRDefault="004C3ACB" w:rsidP="004C3ACB">
            <w:r>
              <w:rPr>
                <w:highlight w:val="cyan"/>
              </w:rPr>
              <w:t>SECURITY FOOTER</w:t>
            </w:r>
            <w:r w:rsidRPr="00167548">
              <w:rPr>
                <w:highlight w:val="cyan"/>
              </w:rPr>
              <w:t xml:space="preserve"> COMPONENT</w:t>
            </w:r>
          </w:p>
          <w:p w14:paraId="48567FBE" w14:textId="5782B76D" w:rsidR="00AA48BC" w:rsidRPr="00167548" w:rsidRDefault="00AA48BC" w:rsidP="00AA48BC"/>
        </w:tc>
      </w:tr>
      <w:tr w:rsidR="0099509F" w:rsidRPr="00167548" w14:paraId="58A0F7D9" w14:textId="77777777" w:rsidTr="006F0E93">
        <w:tc>
          <w:tcPr>
            <w:tcW w:w="2828" w:type="dxa"/>
          </w:tcPr>
          <w:p w14:paraId="680F5EBD" w14:textId="77777777" w:rsidR="003C60A0" w:rsidRPr="00167548" w:rsidRDefault="003C60A0" w:rsidP="003C60A0">
            <w:pPr>
              <w:rPr>
                <w:b/>
                <w:bCs/>
              </w:rPr>
            </w:pPr>
            <w:r w:rsidRPr="00167548">
              <w:rPr>
                <w:b/>
                <w:bCs/>
              </w:rPr>
              <w:lastRenderedPageBreak/>
              <w:t>Overdue reminder - Voluntary Disconnection</w:t>
            </w:r>
          </w:p>
          <w:p w14:paraId="30B261B6" w14:textId="77777777" w:rsidR="003C60A0" w:rsidRPr="00167548" w:rsidRDefault="003C60A0" w:rsidP="003C60A0"/>
          <w:p w14:paraId="5FB6D196" w14:textId="55796257" w:rsidR="003C60A0" w:rsidRPr="00167548" w:rsidRDefault="00A46A09" w:rsidP="003C60A0">
            <w:pPr>
              <w:rPr>
                <w:b/>
                <w:bCs/>
              </w:rPr>
            </w:pPr>
            <w:r w:rsidRPr="00167548">
              <w:t>Sent</w:t>
            </w:r>
            <w:r>
              <w:t xml:space="preserve"> when an account is </w:t>
            </w:r>
            <w:r w:rsidR="00DB0E84">
              <w:t>5</w:t>
            </w:r>
            <w:r>
              <w:t xml:space="preserve"> </w:t>
            </w:r>
            <w:r w:rsidR="00DB0E84">
              <w:t xml:space="preserve">business </w:t>
            </w:r>
            <w:r>
              <w:t>days overdue following a voluntary disconnection.</w:t>
            </w:r>
          </w:p>
        </w:tc>
        <w:tc>
          <w:tcPr>
            <w:tcW w:w="2206" w:type="dxa"/>
          </w:tcPr>
          <w:p w14:paraId="125A2417" w14:textId="1ADE150A" w:rsidR="00B62F18" w:rsidRPr="00167548" w:rsidRDefault="00B62F18" w:rsidP="00B62F18">
            <w:r w:rsidRPr="00167548">
              <w:t>TPG_</w:t>
            </w:r>
            <w:r w:rsidR="004219C0" w:rsidRPr="00167548">
              <w:rPr>
                <w:lang w:val="en-GB"/>
              </w:rPr>
              <w:t>VT01</w:t>
            </w:r>
          </w:p>
          <w:p w14:paraId="2727344A" w14:textId="77777777" w:rsidR="00B62F18" w:rsidRPr="00167548" w:rsidRDefault="00B62F18" w:rsidP="00B62F18"/>
          <w:p w14:paraId="039346A8" w14:textId="3B7F39ED" w:rsidR="003C60A0" w:rsidRPr="00167548" w:rsidRDefault="00B62F18" w:rsidP="00B62F18">
            <w:r w:rsidRPr="00167548">
              <w:t>IINET_</w:t>
            </w:r>
            <w:r w:rsidR="004219C0" w:rsidRPr="00167548">
              <w:rPr>
                <w:lang w:val="en-GB"/>
              </w:rPr>
              <w:t>VT01</w:t>
            </w:r>
          </w:p>
        </w:tc>
        <w:tc>
          <w:tcPr>
            <w:tcW w:w="8914" w:type="dxa"/>
          </w:tcPr>
          <w:p w14:paraId="3ADC63D2"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Support Team" &lt;</w:t>
            </w:r>
            <w:r w:rsidRPr="00167548">
              <w:rPr>
                <w:rFonts w:eastAsia="Times New Roman" w:cstheme="minorHAnsi"/>
                <w:highlight w:val="yellow"/>
              </w:rPr>
              <w:t>NO-REPLY EMAIL</w:t>
            </w:r>
            <w:r w:rsidRPr="00167548">
              <w:rPr>
                <w:rFonts w:eastAsia="Times New Roman" w:cstheme="minorHAnsi"/>
              </w:rPr>
              <w:t>&gt;</w:t>
            </w:r>
          </w:p>
          <w:p w14:paraId="33EE3067"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53C3B356" w14:textId="2F3A9173"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488" w:author="Gina Thompson" w:date="2026-02-16T11:08:00Z" w16du:dateUtc="2026-02-16T03:08:00Z">
              <w:r w:rsidRPr="00167548" w:rsidDel="002F5927">
                <w:rPr>
                  <w:color w:val="000000"/>
                  <w:lang w:val="en-US"/>
                </w:rPr>
                <w:delText>Important information about y</w:delText>
              </w:r>
            </w:del>
            <w:ins w:id="489" w:author="Gina Thompson" w:date="2026-02-16T11:08:00Z" w16du:dateUtc="2026-02-16T03:08:00Z">
              <w:r w:rsidR="002F5927">
                <w:rPr>
                  <w:color w:val="000000"/>
                  <w:lang w:val="en-US"/>
                </w:rPr>
                <w:t>Y</w:t>
              </w:r>
            </w:ins>
            <w:r w:rsidRPr="00167548">
              <w:rPr>
                <w:color w:val="000000"/>
                <w:lang w:val="en-US"/>
              </w:rPr>
              <w:t>our account</w:t>
            </w:r>
            <w:ins w:id="490" w:author="Gina Thompson" w:date="2026-02-16T11:08:00Z" w16du:dateUtc="2026-02-16T03:08:00Z">
              <w:r w:rsidR="002F5927">
                <w:rPr>
                  <w:color w:val="000000"/>
                  <w:lang w:val="en-US"/>
                </w:rPr>
                <w:t xml:space="preserve"> is overdue</w:t>
              </w:r>
            </w:ins>
          </w:p>
          <w:p w14:paraId="7C0B7320" w14:textId="77777777" w:rsidR="003C60A0" w:rsidRDefault="003C60A0" w:rsidP="003C60A0"/>
          <w:p w14:paraId="47D94871" w14:textId="77777777" w:rsidR="004219C0" w:rsidRPr="004219C0" w:rsidRDefault="004219C0" w:rsidP="004219C0">
            <w:r w:rsidRPr="00167548">
              <w:rPr>
                <w:b/>
                <w:bCs/>
              </w:rPr>
              <w:t xml:space="preserve">Customer Number: </w:t>
            </w:r>
            <w:r w:rsidRPr="004219C0">
              <w:rPr>
                <w:highlight w:val="green"/>
              </w:rPr>
              <w:t>${</w:t>
            </w:r>
            <w:proofErr w:type="spellStart"/>
            <w:r w:rsidRPr="004219C0">
              <w:rPr>
                <w:highlight w:val="green"/>
              </w:rPr>
              <w:t>d:Calculation</w:t>
            </w:r>
            <w:proofErr w:type="spellEnd"/>
            <w:r w:rsidRPr="004219C0">
              <w:rPr>
                <w:highlight w:val="green"/>
              </w:rPr>
              <w:t>(Communications).L04_AccountRefNo:d}</w:t>
            </w:r>
          </w:p>
          <w:p w14:paraId="36E5BE3D" w14:textId="77777777" w:rsidR="004219C0" w:rsidRPr="00167548" w:rsidRDefault="004219C0" w:rsidP="004219C0">
            <w:pPr>
              <w:rPr>
                <w:b/>
                <w:bCs/>
              </w:rPr>
            </w:pPr>
          </w:p>
          <w:p w14:paraId="75BD0006" w14:textId="77777777" w:rsidR="004219C0" w:rsidRPr="00167548" w:rsidRDefault="004219C0" w:rsidP="004219C0">
            <w:pPr>
              <w:rPr>
                <w:b/>
                <w:bCs/>
              </w:rPr>
            </w:pPr>
            <w:r w:rsidRPr="00167548">
              <w:rPr>
                <w:b/>
                <w:bCs/>
              </w:rPr>
              <w:t xml:space="preserve">Total Balance Due: </w:t>
            </w:r>
            <w:r w:rsidRPr="004219C0">
              <w:t xml:space="preserve">$ </w:t>
            </w:r>
            <w:r w:rsidRPr="004219C0">
              <w:rPr>
                <w:highlight w:val="green"/>
              </w:rPr>
              <w:t>${</w:t>
            </w:r>
            <w:proofErr w:type="spellStart"/>
            <w:r w:rsidRPr="004219C0">
              <w:rPr>
                <w:highlight w:val="green"/>
              </w:rPr>
              <w:t>d:Calculation</w:t>
            </w:r>
            <w:proofErr w:type="spellEnd"/>
            <w:r w:rsidRPr="004219C0">
              <w:rPr>
                <w:highlight w:val="green"/>
              </w:rPr>
              <w:t>(Communications).L37_AccountBalance:d}</w:t>
            </w:r>
          </w:p>
          <w:p w14:paraId="6EB6D260" w14:textId="77777777" w:rsidR="004219C0" w:rsidRPr="00167548" w:rsidRDefault="004219C0" w:rsidP="004219C0">
            <w:pPr>
              <w:rPr>
                <w:b/>
                <w:bCs/>
              </w:rPr>
            </w:pPr>
          </w:p>
          <w:p w14:paraId="76B191CD" w14:textId="16599A72" w:rsidR="004219C0" w:rsidRPr="000D2AE2" w:rsidRDefault="00655D33" w:rsidP="00655D33">
            <w:pPr>
              <w:pStyle w:val="Heading3"/>
              <w:rPr>
                <w:b/>
                <w:bCs/>
                <w:color w:val="auto"/>
              </w:rPr>
            </w:pPr>
            <w:del w:id="491" w:author="Gina Thompson" w:date="2026-02-16T10:20:00Z" w16du:dateUtc="2026-02-16T02:20:00Z">
              <w:r w:rsidRPr="000D2AE2" w:rsidDel="00314539">
                <w:rPr>
                  <w:b/>
                  <w:bCs/>
                  <w:color w:val="auto"/>
                </w:rPr>
                <w:delText>O</w:delText>
              </w:r>
            </w:del>
            <w:ins w:id="492" w:author="Gina Thompson" w:date="2026-02-16T10:20:00Z" w16du:dateUtc="2026-02-16T02:20:00Z">
              <w:r w:rsidR="00314539">
                <w:rPr>
                  <w:b/>
                  <w:bCs/>
                  <w:color w:val="auto"/>
                </w:rPr>
                <w:t>Your account is o</w:t>
              </w:r>
            </w:ins>
            <w:r w:rsidRPr="000D2AE2">
              <w:rPr>
                <w:b/>
                <w:bCs/>
                <w:color w:val="auto"/>
              </w:rPr>
              <w:t xml:space="preserve">verdue </w:t>
            </w:r>
            <w:del w:id="493" w:author="Gina Thompson" w:date="2026-02-16T10:20:00Z" w16du:dateUtc="2026-02-16T02:20:00Z">
              <w:r w:rsidRPr="000D2AE2" w:rsidDel="00314539">
                <w:rPr>
                  <w:b/>
                  <w:bCs/>
                  <w:color w:val="auto"/>
                </w:rPr>
                <w:delText>payment</w:delText>
              </w:r>
            </w:del>
          </w:p>
          <w:p w14:paraId="15335917" w14:textId="77777777" w:rsidR="004219C0" w:rsidRPr="00167548" w:rsidRDefault="004219C0" w:rsidP="004219C0">
            <w:pPr>
              <w:rPr>
                <w:b/>
                <w:bCs/>
              </w:rPr>
            </w:pPr>
          </w:p>
          <w:p w14:paraId="6DED8552" w14:textId="77777777" w:rsidR="004219C0" w:rsidRPr="004219C0" w:rsidRDefault="004219C0" w:rsidP="004219C0">
            <w:r w:rsidRPr="00167548">
              <w:t xml:space="preserve">Hi </w:t>
            </w:r>
            <w:r w:rsidRPr="004219C0">
              <w:rPr>
                <w:highlight w:val="green"/>
              </w:rPr>
              <w:t>${</w:t>
            </w:r>
            <w:proofErr w:type="spellStart"/>
            <w:r w:rsidRPr="004219C0">
              <w:rPr>
                <w:highlight w:val="green"/>
              </w:rPr>
              <w:t>d:Calculation</w:t>
            </w:r>
            <w:proofErr w:type="spellEnd"/>
            <w:r w:rsidRPr="004219C0">
              <w:rPr>
                <w:highlight w:val="green"/>
              </w:rPr>
              <w:t>(Communications).L07_Salutation:d}</w:t>
            </w:r>
            <w:r w:rsidRPr="004219C0">
              <w:t>,</w:t>
            </w:r>
          </w:p>
          <w:p w14:paraId="4C207CF2" w14:textId="77777777" w:rsidR="004219C0" w:rsidRPr="00167548" w:rsidRDefault="004219C0" w:rsidP="004219C0">
            <w:pPr>
              <w:rPr>
                <w:b/>
                <w:bCs/>
              </w:rPr>
            </w:pPr>
          </w:p>
          <w:p w14:paraId="5CB81E7B" w14:textId="77777777" w:rsidR="002F5927" w:rsidRDefault="004219C0" w:rsidP="004219C0">
            <w:pPr>
              <w:rPr>
                <w:ins w:id="494" w:author="Gina Thompson" w:date="2026-02-16T11:09:00Z" w16du:dateUtc="2026-02-16T03:09:00Z"/>
              </w:rPr>
            </w:pPr>
            <w:r w:rsidRPr="002F5927">
              <w:t>You</w:t>
            </w:r>
            <w:r w:rsidRPr="00167548">
              <w:t xml:space="preserve"> have recently disconnected your service</w:t>
            </w:r>
            <w:ins w:id="495" w:author="Gina Thompson" w:date="2026-02-16T11:08:00Z" w16du:dateUtc="2026-02-16T03:08:00Z">
              <w:r w:rsidR="002F5927">
                <w:t>(s)</w:t>
              </w:r>
            </w:ins>
            <w:r w:rsidRPr="00167548">
              <w:t xml:space="preserve"> and </w:t>
            </w:r>
            <w:del w:id="496" w:author="Gina Thompson" w:date="2026-02-16T11:08:00Z" w16du:dateUtc="2026-02-16T03:08:00Z">
              <w:r w:rsidRPr="00167548" w:rsidDel="002F5927">
                <w:delText xml:space="preserve">are required to pay </w:delText>
              </w:r>
            </w:del>
            <w:r w:rsidRPr="00167548">
              <w:t>your final bill</w:t>
            </w:r>
            <w:ins w:id="497" w:author="Gina Thompson" w:date="2026-02-16T11:08:00Z" w16du:dateUtc="2026-02-16T03:08:00Z">
              <w:r w:rsidR="002F5927">
                <w:t xml:space="preserve"> is now overdue</w:t>
              </w:r>
            </w:ins>
            <w:r w:rsidRPr="00167548">
              <w:t xml:space="preserve">. </w:t>
            </w:r>
          </w:p>
          <w:p w14:paraId="7A5C4A89" w14:textId="77777777" w:rsidR="002F5927" w:rsidRDefault="002F5927" w:rsidP="004219C0">
            <w:pPr>
              <w:rPr>
                <w:ins w:id="498" w:author="Gina Thompson" w:date="2026-02-16T11:09:00Z" w16du:dateUtc="2026-02-16T03:09:00Z"/>
              </w:rPr>
            </w:pPr>
          </w:p>
          <w:p w14:paraId="089EEC60" w14:textId="18517DC8" w:rsidR="00C953DC" w:rsidRDefault="004219C0" w:rsidP="004219C0">
            <w:pPr>
              <w:rPr>
                <w:ins w:id="499" w:author="Gina Thompson" w:date="2026-02-16T11:09:00Z" w16du:dateUtc="2026-02-16T03:09:00Z"/>
              </w:rPr>
            </w:pPr>
            <w:del w:id="500" w:author="Gina Thompson" w:date="2026-02-16T11:09:00Z" w16du:dateUtc="2026-02-16T03:09:00Z">
              <w:r w:rsidRPr="00167548" w:rsidDel="002F5927">
                <w:lastRenderedPageBreak/>
                <w:delText>We request that you</w:delText>
              </w:r>
            </w:del>
            <w:ins w:id="501" w:author="Gina Thompson" w:date="2026-02-16T11:09:00Z" w16du:dateUtc="2026-02-16T03:09:00Z">
              <w:r w:rsidR="002F5927">
                <w:t>Please</w:t>
              </w:r>
            </w:ins>
            <w:r w:rsidRPr="00167548">
              <w:t xml:space="preserve"> pay the total balance due (shown above) </w:t>
            </w:r>
            <w:del w:id="502" w:author="Gina Thompson" w:date="2026-02-16T11:09:00Z" w16du:dateUtc="2026-02-16T03:09:00Z">
              <w:r w:rsidRPr="00167548" w:rsidDel="002F5927">
                <w:delText>immediately</w:delText>
              </w:r>
            </w:del>
            <w:ins w:id="503" w:author="Gina Thompson" w:date="2026-02-16T11:09:00Z" w16du:dateUtc="2026-02-16T03:09:00Z">
              <w:r w:rsidR="002F5927">
                <w:t xml:space="preserve">today by </w:t>
              </w:r>
            </w:ins>
            <w:ins w:id="504" w:author="Gina Thompson" w:date="2026-02-16T11:10:00Z" w16du:dateUtc="2026-02-16T03:10:00Z">
              <w:r w:rsidR="002F5927" w:rsidRPr="00167548">
                <w:rPr>
                  <w:rFonts w:eastAsia="Times New Roman" w:cs="Arial"/>
                  <w:lang w:eastAsia="en-AU"/>
                </w:rPr>
                <w:t xml:space="preserve">calling </w:t>
              </w:r>
              <w:r w:rsidR="002F5927">
                <w:rPr>
                  <w:rFonts w:eastAsia="Times New Roman" w:cs="Arial"/>
                  <w:highlight w:val="yellow"/>
                  <w:lang w:eastAsia="en-AU"/>
                </w:rPr>
                <w:t xml:space="preserve">COLLECTIONS </w:t>
              </w:r>
              <w:r w:rsidR="002F5927" w:rsidRPr="00167548">
                <w:rPr>
                  <w:rFonts w:eastAsia="Times New Roman" w:cs="Arial"/>
                  <w:highlight w:val="yellow"/>
                  <w:lang w:eastAsia="en-AU"/>
                </w:rPr>
                <w:t>PHONE NUMBER</w:t>
              </w:r>
            </w:ins>
            <w:r w:rsidRPr="00167548">
              <w:t xml:space="preserve">. </w:t>
            </w:r>
          </w:p>
          <w:p w14:paraId="4A91D8F0" w14:textId="77777777" w:rsidR="00C953DC" w:rsidRDefault="00C953DC" w:rsidP="004219C0">
            <w:pPr>
              <w:rPr>
                <w:ins w:id="505" w:author="Gina Thompson" w:date="2026-02-13T14:19:00Z" w16du:dateUtc="2026-02-13T06:19:00Z"/>
              </w:rPr>
            </w:pPr>
          </w:p>
          <w:p w14:paraId="156627F5" w14:textId="7CEA7B87" w:rsidR="004219C0" w:rsidRPr="00167548" w:rsidRDefault="004219C0" w:rsidP="004219C0">
            <w:r w:rsidRPr="00167548">
              <w:t xml:space="preserve">If you have settled your account recently, then thank you, and don’t worry about reading on. </w:t>
            </w:r>
          </w:p>
          <w:p w14:paraId="0B17A5E4" w14:textId="77777777" w:rsidR="004219C0" w:rsidRPr="00167548" w:rsidRDefault="004219C0" w:rsidP="004219C0"/>
          <w:p w14:paraId="4755580B" w14:textId="6CE597E6" w:rsidR="00E351FF" w:rsidRPr="00167548" w:rsidRDefault="00E351FF" w:rsidP="00E351FF">
            <w:pPr>
              <w:rPr>
                <w:ins w:id="506" w:author="Gina Thompson" w:date="2026-02-13T14:18:00Z" w16du:dateUtc="2026-02-13T06:18:00Z"/>
                <w:lang w:val="en-GB"/>
              </w:rPr>
            </w:pPr>
            <w:ins w:id="507" w:author="Gina Thompson" w:date="2026-02-13T14:18:00Z" w16du:dateUtc="2026-02-13T06:18:00Z">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508" w:author="Gina Thompson" w:date="2026-02-17T12:25:00Z" w16du:dateUtc="2026-02-17T04:25:00Z">
              <w:r w:rsidR="00A8123C">
                <w:t>9</w:t>
              </w:r>
            </w:ins>
            <w:ins w:id="509" w:author="Gina Thompson" w:date="2026-02-13T14:18:00Z" w16du:dateUtc="2026-02-13T06:18:00Z">
              <w:r w:rsidRPr="00167548">
                <w:t xml:space="preserve">am to </w:t>
              </w:r>
            </w:ins>
            <w:ins w:id="510" w:author="Gina Thompson" w:date="2026-02-17T12:25:00Z" w16du:dateUtc="2026-02-17T04:25:00Z">
              <w:r w:rsidR="00A8123C">
                <w:t>5</w:t>
              </w:r>
            </w:ins>
            <w:ins w:id="511" w:author="Gina Thompson" w:date="2026-02-13T14:18:00Z" w16du:dateUtc="2026-02-13T06:18: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2543E509" w14:textId="0F90F6B6" w:rsidR="004219C0" w:rsidRPr="00167548" w:rsidDel="00E351FF" w:rsidRDefault="004219C0" w:rsidP="004219C0">
            <w:pPr>
              <w:rPr>
                <w:del w:id="512" w:author="Gina Thompson" w:date="2026-02-13T14:18:00Z" w16du:dateUtc="2026-02-13T06:18:00Z"/>
              </w:rPr>
            </w:pPr>
            <w:del w:id="513" w:author="Gina Thompson" w:date="2026-02-13T14:18:00Z" w16du:dateUtc="2026-02-13T06:18:00Z">
              <w:r w:rsidRPr="00167548" w:rsidDel="00E351FF">
                <w:delText xml:space="preserve">If you are unable to make this payment or if you are experiencing financial hardship we may be able to assist you. Please call us on </w:delText>
              </w:r>
              <w:r w:rsidR="00870DB7" w:rsidDel="00E351FF">
                <w:rPr>
                  <w:highlight w:val="yellow"/>
                </w:rPr>
                <w:delText>FHP</w:delText>
              </w:r>
              <w:r w:rsidR="00870DB7" w:rsidRPr="00167548" w:rsidDel="00E351FF">
                <w:rPr>
                  <w:highlight w:val="yellow"/>
                </w:rPr>
                <w:delText xml:space="preserve"> </w:delText>
              </w:r>
              <w:r w:rsidRPr="004219C0" w:rsidDel="00E351FF">
                <w:rPr>
                  <w:highlight w:val="yellow"/>
                </w:rPr>
                <w:delText>PHONE NUMBER</w:delText>
              </w:r>
              <w:r w:rsidRPr="004219C0" w:rsidDel="00E351FF">
                <w:delText xml:space="preserve"> </w:delText>
              </w:r>
              <w:r w:rsidRPr="00167548" w:rsidDel="00E351FF">
                <w:delText xml:space="preserve">to discuss your situation. You can call us from 8am to 8pm AEST, Monday to Friday. To review our Financial Hardship Policy, visit </w:delText>
              </w:r>
              <w:r w:rsidRPr="004219C0" w:rsidDel="00E351FF">
                <w:rPr>
                  <w:highlight w:val="yellow"/>
                  <w:lang w:val="en-GB"/>
                </w:rPr>
                <w:delText>FHP URL</w:delText>
              </w:r>
              <w:r w:rsidRPr="004219C0" w:rsidDel="00E351FF">
                <w:rPr>
                  <w:lang w:val="en-GB"/>
                </w:rPr>
                <w:delText>.</w:delText>
              </w:r>
            </w:del>
          </w:p>
          <w:p w14:paraId="4514DB69" w14:textId="77777777" w:rsidR="004219C0" w:rsidRPr="00167548" w:rsidRDefault="004219C0" w:rsidP="004219C0"/>
          <w:p w14:paraId="4C3212ED" w14:textId="77777777" w:rsidR="004219C0" w:rsidRPr="00167548" w:rsidRDefault="004219C0" w:rsidP="004219C0">
            <w:r w:rsidRPr="00167548">
              <w:t xml:space="preserve">Regards, </w:t>
            </w:r>
          </w:p>
          <w:p w14:paraId="380CE863" w14:textId="77777777" w:rsidR="004219C0" w:rsidRPr="00167548" w:rsidRDefault="004219C0" w:rsidP="004219C0"/>
          <w:p w14:paraId="31FD7CAC" w14:textId="7455E6EF" w:rsidR="00BF7574" w:rsidRPr="004219C0" w:rsidRDefault="00C04996" w:rsidP="003C60A0">
            <w:pPr>
              <w:rPr>
                <w:b/>
                <w:bCs/>
              </w:rPr>
            </w:pPr>
            <w:ins w:id="514" w:author="Gina Thompson" w:date="2026-02-12T15:14:00Z" w16du:dateUtc="2026-02-12T07:14:00Z">
              <w:r w:rsidRPr="008D2EFE">
                <w:rPr>
                  <w:b/>
                  <w:bCs/>
                </w:rPr>
                <w:t xml:space="preserve">The </w:t>
              </w:r>
            </w:ins>
            <w:r w:rsidR="004219C0" w:rsidRPr="004219C0">
              <w:rPr>
                <w:b/>
                <w:bCs/>
                <w:highlight w:val="yellow"/>
              </w:rPr>
              <w:t>BRAND</w:t>
            </w:r>
            <w:r w:rsidR="004219C0" w:rsidRPr="004219C0">
              <w:rPr>
                <w:b/>
                <w:bCs/>
              </w:rPr>
              <w:t xml:space="preserve"> </w:t>
            </w:r>
            <w:del w:id="515" w:author="Gina Thompson" w:date="2026-02-12T15:14:00Z" w16du:dateUtc="2026-02-12T07:14:00Z">
              <w:r w:rsidR="004219C0" w:rsidRPr="004219C0" w:rsidDel="00C04996">
                <w:rPr>
                  <w:b/>
                  <w:bCs/>
                </w:rPr>
                <w:delText xml:space="preserve">Collections </w:delText>
              </w:r>
            </w:del>
            <w:r w:rsidR="004219C0" w:rsidRPr="004219C0">
              <w:rPr>
                <w:b/>
                <w:bCs/>
              </w:rPr>
              <w:t>Team</w:t>
            </w:r>
          </w:p>
          <w:p w14:paraId="19766DE8" w14:textId="77777777" w:rsidR="00BF7574" w:rsidRDefault="00BF7574" w:rsidP="003C60A0"/>
          <w:p w14:paraId="6F6314F3" w14:textId="77777777" w:rsidR="00BF7574" w:rsidRPr="00167548" w:rsidRDefault="00BF7574" w:rsidP="00BF7574">
            <w:pPr>
              <w:rPr>
                <w:highlight w:val="cyan"/>
              </w:rPr>
            </w:pPr>
            <w:r w:rsidRPr="00167548">
              <w:rPr>
                <w:highlight w:val="cyan"/>
              </w:rPr>
              <w:t>HOW TO PAY COMPONENT</w:t>
            </w:r>
          </w:p>
          <w:p w14:paraId="4727ACE8" w14:textId="77777777" w:rsidR="00BF7574" w:rsidRPr="00167548" w:rsidRDefault="00BF7574" w:rsidP="00BF7574">
            <w:pPr>
              <w:rPr>
                <w:highlight w:val="cyan"/>
              </w:rPr>
            </w:pPr>
          </w:p>
          <w:p w14:paraId="58211938" w14:textId="77777777" w:rsidR="00BF7574" w:rsidRPr="00167548" w:rsidRDefault="00BF7574" w:rsidP="00BF7574">
            <w:r w:rsidRPr="00167548">
              <w:rPr>
                <w:highlight w:val="cyan"/>
              </w:rPr>
              <w:t>PAYMENT SLIP COMPONENT</w:t>
            </w:r>
          </w:p>
          <w:p w14:paraId="54774FFA" w14:textId="77777777" w:rsidR="00BF7574" w:rsidRDefault="00BF7574" w:rsidP="003C60A0"/>
          <w:p w14:paraId="2DF3F899" w14:textId="77777777" w:rsidR="004C3ACB" w:rsidRPr="00167548" w:rsidRDefault="004C3ACB" w:rsidP="004C3ACB">
            <w:r>
              <w:rPr>
                <w:highlight w:val="cyan"/>
              </w:rPr>
              <w:t>SECURITY FOOTER</w:t>
            </w:r>
            <w:r w:rsidRPr="00167548">
              <w:rPr>
                <w:highlight w:val="cyan"/>
              </w:rPr>
              <w:t xml:space="preserve"> COMPONENT</w:t>
            </w:r>
          </w:p>
          <w:p w14:paraId="440A425E" w14:textId="7207BD3E" w:rsidR="00AA48BC" w:rsidRPr="00167548" w:rsidRDefault="00AA48BC" w:rsidP="00AA48BC"/>
        </w:tc>
      </w:tr>
      <w:tr w:rsidR="0099509F" w:rsidRPr="00167548" w14:paraId="0C78B924" w14:textId="77777777" w:rsidTr="006F0E93">
        <w:tc>
          <w:tcPr>
            <w:tcW w:w="2828" w:type="dxa"/>
          </w:tcPr>
          <w:p w14:paraId="3815CB2E" w14:textId="77777777" w:rsidR="003C60A0" w:rsidRPr="00167548" w:rsidRDefault="003C60A0" w:rsidP="003C60A0">
            <w:pPr>
              <w:rPr>
                <w:b/>
                <w:bCs/>
              </w:rPr>
            </w:pPr>
            <w:r w:rsidRPr="00167548">
              <w:rPr>
                <w:b/>
                <w:bCs/>
              </w:rPr>
              <w:lastRenderedPageBreak/>
              <w:t>Overdue reminder - Voluntary Port Out</w:t>
            </w:r>
          </w:p>
          <w:p w14:paraId="37207143" w14:textId="77777777" w:rsidR="003C60A0" w:rsidRPr="00167548" w:rsidRDefault="003C60A0" w:rsidP="003C60A0"/>
          <w:p w14:paraId="7A33C496" w14:textId="30658892" w:rsidR="003C60A0" w:rsidRPr="00167548" w:rsidRDefault="003C60A0" w:rsidP="003C60A0">
            <w:pPr>
              <w:rPr>
                <w:b/>
                <w:bCs/>
              </w:rPr>
            </w:pPr>
            <w:r w:rsidRPr="00167548">
              <w:t>Sent</w:t>
            </w:r>
            <w:r w:rsidR="00A46A09">
              <w:t xml:space="preserve"> when an account is </w:t>
            </w:r>
            <w:r w:rsidR="00DB0E84">
              <w:t>1 business</w:t>
            </w:r>
            <w:r w:rsidR="00A46A09">
              <w:t xml:space="preserve"> day overdue </w:t>
            </w:r>
            <w:r w:rsidR="00A46A09">
              <w:lastRenderedPageBreak/>
              <w:t>following a voluntary port-out.</w:t>
            </w:r>
          </w:p>
        </w:tc>
        <w:tc>
          <w:tcPr>
            <w:tcW w:w="2206" w:type="dxa"/>
          </w:tcPr>
          <w:p w14:paraId="1240F771" w14:textId="2D811823" w:rsidR="00B62F18" w:rsidRPr="00167548" w:rsidRDefault="00B62F18" w:rsidP="00B62F18">
            <w:r w:rsidRPr="00167548">
              <w:lastRenderedPageBreak/>
              <w:t>TPG_</w:t>
            </w:r>
            <w:r w:rsidR="00926527">
              <w:t>NOSERVICE</w:t>
            </w:r>
          </w:p>
          <w:p w14:paraId="616153EF" w14:textId="77777777" w:rsidR="00B62F18" w:rsidRPr="00167548" w:rsidRDefault="00B62F18" w:rsidP="00B62F18"/>
          <w:p w14:paraId="2F0999CA" w14:textId="47800538" w:rsidR="003C60A0" w:rsidRPr="00167548" w:rsidRDefault="00B62F18" w:rsidP="00B62F18">
            <w:r w:rsidRPr="00167548">
              <w:t>IINET_</w:t>
            </w:r>
            <w:r w:rsidR="00926527">
              <w:t>NOSERVICE</w:t>
            </w:r>
          </w:p>
        </w:tc>
        <w:tc>
          <w:tcPr>
            <w:tcW w:w="8914" w:type="dxa"/>
          </w:tcPr>
          <w:p w14:paraId="3C58737D"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Support Team" &lt;</w:t>
            </w:r>
            <w:r w:rsidRPr="00167548">
              <w:rPr>
                <w:rFonts w:eastAsia="Times New Roman" w:cstheme="minorHAnsi"/>
                <w:highlight w:val="yellow"/>
              </w:rPr>
              <w:t>NO-REPLY EMAIL</w:t>
            </w:r>
            <w:r w:rsidRPr="00167548">
              <w:rPr>
                <w:rFonts w:eastAsia="Times New Roman" w:cstheme="minorHAnsi"/>
              </w:rPr>
              <w:t>&gt;</w:t>
            </w:r>
          </w:p>
          <w:p w14:paraId="2853610C"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21BECCA6" w14:textId="5D3536B5" w:rsidR="00DF36B2"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lang w:eastAsia="en-AU"/>
              </w:rPr>
            </w:pPr>
            <w:r w:rsidRPr="00167548">
              <w:rPr>
                <w:rFonts w:eastAsia="Times New Roman" w:cstheme="minorHAnsi"/>
                <w:b/>
              </w:rPr>
              <w:t>Subject:</w:t>
            </w:r>
            <w:r w:rsidRPr="00167548">
              <w:rPr>
                <w:rFonts w:eastAsia="Times New Roman" w:cstheme="minorHAnsi"/>
              </w:rPr>
              <w:t xml:space="preserve"> </w:t>
            </w:r>
            <w:r w:rsidR="00926527" w:rsidRPr="00167548">
              <w:rPr>
                <w:rFonts w:eastAsia="Times New Roman" w:cs="Calibri"/>
                <w:lang w:eastAsia="en-AU"/>
              </w:rPr>
              <w:t xml:space="preserve">Your account </w:t>
            </w:r>
            <w:del w:id="516" w:author="Gina Thompson" w:date="2026-02-16T11:10:00Z" w16du:dateUtc="2026-02-16T03:10:00Z">
              <w:r w:rsidR="00926527" w:rsidRPr="00167548" w:rsidDel="00F635FF">
                <w:rPr>
                  <w:rFonts w:eastAsia="Times New Roman" w:cs="Calibri"/>
                  <w:lang w:eastAsia="en-AU"/>
                </w:rPr>
                <w:delText xml:space="preserve">remains </w:delText>
              </w:r>
            </w:del>
            <w:ins w:id="517" w:author="Gina Thompson" w:date="2026-02-16T11:10:00Z" w16du:dateUtc="2026-02-16T03:10:00Z">
              <w:r w:rsidR="00F635FF">
                <w:rPr>
                  <w:rFonts w:eastAsia="Times New Roman" w:cs="Calibri"/>
                  <w:lang w:eastAsia="en-AU"/>
                </w:rPr>
                <w:t>i</w:t>
              </w:r>
              <w:r w:rsidR="00F635FF" w:rsidRPr="00167548">
                <w:rPr>
                  <w:rFonts w:eastAsia="Times New Roman" w:cs="Calibri"/>
                  <w:lang w:eastAsia="en-AU"/>
                </w:rPr>
                <w:t xml:space="preserve">s </w:t>
              </w:r>
            </w:ins>
            <w:r w:rsidR="00926527" w:rsidRPr="00167548">
              <w:rPr>
                <w:rFonts w:eastAsia="Times New Roman" w:cs="Calibri"/>
                <w:lang w:eastAsia="en-AU"/>
              </w:rPr>
              <w:t>overdue</w:t>
            </w:r>
          </w:p>
          <w:p w14:paraId="27E7EA3D" w14:textId="77777777" w:rsidR="000D2AE2" w:rsidRDefault="000D2AE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lang w:eastAsia="en-AU"/>
              </w:rPr>
            </w:pPr>
          </w:p>
          <w:p w14:paraId="5674AA3E" w14:textId="672AED34" w:rsidR="000D2AE2" w:rsidRPr="000D2AE2" w:rsidRDefault="00F635FF" w:rsidP="000D2AE2">
            <w:pPr>
              <w:pStyle w:val="Heading3"/>
              <w:rPr>
                <w:rFonts w:eastAsia="Times New Roman" w:cstheme="minorHAnsi"/>
                <w:b/>
                <w:bCs/>
              </w:rPr>
            </w:pPr>
            <w:ins w:id="518" w:author="Gina Thompson" w:date="2026-02-16T11:10:00Z" w16du:dateUtc="2026-02-16T03:10:00Z">
              <w:r>
                <w:rPr>
                  <w:rFonts w:eastAsia="Times New Roman"/>
                  <w:b/>
                  <w:bCs/>
                  <w:lang w:eastAsia="en-AU"/>
                </w:rPr>
                <w:lastRenderedPageBreak/>
                <w:t>Your account is overdu</w:t>
              </w:r>
            </w:ins>
            <w:ins w:id="519" w:author="Gina Thompson" w:date="2026-02-16T11:11:00Z" w16du:dateUtc="2026-02-16T03:11:00Z">
              <w:r>
                <w:rPr>
                  <w:rFonts w:eastAsia="Times New Roman"/>
                  <w:b/>
                  <w:bCs/>
                  <w:lang w:eastAsia="en-AU"/>
                </w:rPr>
                <w:t>e</w:t>
              </w:r>
            </w:ins>
          </w:p>
          <w:p w14:paraId="7C8D4039" w14:textId="4CD3A62B" w:rsidR="00926527" w:rsidRPr="00167548" w:rsidRDefault="00926527" w:rsidP="00926527">
            <w:pPr>
              <w:autoSpaceDE w:val="0"/>
              <w:autoSpaceDN w:val="0"/>
              <w:adjustRightInd w:val="0"/>
              <w:spacing w:line="252" w:lineRule="auto"/>
              <w:ind w:left="284"/>
              <w:rPr>
                <w:rFonts w:eastAsia="Times New Roman" w:cs="Calibri"/>
                <w:lang w:eastAsia="en-AU"/>
              </w:rPr>
            </w:pPr>
          </w:p>
          <w:p w14:paraId="51E5CEA8" w14:textId="77777777" w:rsidR="00926527" w:rsidRPr="00926527" w:rsidRDefault="00926527" w:rsidP="00926527">
            <w:pPr>
              <w:autoSpaceDE w:val="0"/>
              <w:autoSpaceDN w:val="0"/>
              <w:adjustRightInd w:val="0"/>
              <w:ind w:left="33"/>
              <w:rPr>
                <w:rFonts w:eastAsia="Times New Roman" w:cs="Arial"/>
                <w:b/>
                <w:bCs/>
                <w:lang w:eastAsia="en-AU"/>
              </w:rPr>
            </w:pPr>
            <w:r w:rsidRPr="00926527">
              <w:rPr>
                <w:rFonts w:eastAsia="Times New Roman" w:cs="Arial"/>
                <w:lang w:eastAsia="en-AU"/>
              </w:rPr>
              <w:t xml:space="preserve">Hi </w:t>
            </w:r>
            <w:proofErr w:type="spellStart"/>
            <w:r w:rsidRPr="00926527">
              <w:rPr>
                <w:rFonts w:eastAsia="Times New Roman" w:cs="Arial"/>
                <w:highlight w:val="green"/>
                <w:lang w:eastAsia="en-AU"/>
              </w:rPr>
              <w:t>AccountTitlFirstName:LastName</w:t>
            </w:r>
            <w:proofErr w:type="spellEnd"/>
          </w:p>
          <w:p w14:paraId="7835D7EC" w14:textId="77777777" w:rsidR="00926527" w:rsidRPr="00926527" w:rsidRDefault="00926527" w:rsidP="00926527">
            <w:pPr>
              <w:autoSpaceDE w:val="0"/>
              <w:autoSpaceDN w:val="0"/>
              <w:adjustRightInd w:val="0"/>
              <w:ind w:left="33"/>
              <w:rPr>
                <w:rFonts w:eastAsia="Times New Roman" w:cs="Arial"/>
                <w:lang w:eastAsia="en-AU"/>
              </w:rPr>
            </w:pPr>
          </w:p>
          <w:p w14:paraId="750DF432" w14:textId="1EB3F4C2" w:rsidR="00870DB7" w:rsidRDefault="00926527" w:rsidP="00926527">
            <w:pPr>
              <w:autoSpaceDE w:val="0"/>
              <w:autoSpaceDN w:val="0"/>
              <w:adjustRightInd w:val="0"/>
              <w:ind w:left="33"/>
              <w:rPr>
                <w:rFonts w:eastAsia="Times New Roman" w:cs="Arial"/>
                <w:lang w:eastAsia="en-AU"/>
              </w:rPr>
            </w:pPr>
            <w:r w:rsidRPr="00926527">
              <w:rPr>
                <w:rFonts w:eastAsia="Times New Roman" w:cs="Arial"/>
                <w:lang w:eastAsia="en-AU"/>
              </w:rPr>
              <w:t xml:space="preserve">Your account </w:t>
            </w:r>
            <w:del w:id="520" w:author="Gina Thompson" w:date="2026-02-16T11:12:00Z" w16du:dateUtc="2026-02-16T03:12:00Z">
              <w:r w:rsidRPr="00926527" w:rsidDel="00F87E43">
                <w:rPr>
                  <w:rFonts w:eastAsia="Times New Roman" w:cs="Arial"/>
                  <w:lang w:eastAsia="en-AU"/>
                </w:rPr>
                <w:delText xml:space="preserve">remains </w:delText>
              </w:r>
            </w:del>
            <w:ins w:id="521" w:author="Gina Thompson" w:date="2026-02-16T11:12:00Z" w16du:dateUtc="2026-02-16T03:12:00Z">
              <w:r w:rsidR="00F87E43">
                <w:rPr>
                  <w:rFonts w:eastAsia="Times New Roman" w:cs="Arial"/>
                  <w:lang w:eastAsia="en-AU"/>
                </w:rPr>
                <w:t>i</w:t>
              </w:r>
              <w:r w:rsidR="00F87E43" w:rsidRPr="00926527">
                <w:rPr>
                  <w:rFonts w:eastAsia="Times New Roman" w:cs="Arial"/>
                  <w:lang w:eastAsia="en-AU"/>
                </w:rPr>
                <w:t xml:space="preserve">s </w:t>
              </w:r>
            </w:ins>
            <w:r w:rsidRPr="00926527">
              <w:rPr>
                <w:rFonts w:eastAsia="Times New Roman" w:cs="Arial"/>
                <w:lang w:eastAsia="en-AU"/>
              </w:rPr>
              <w:t>overdue. To avoid pending recovery action</w:t>
            </w:r>
            <w:ins w:id="522" w:author="Gina Thompson" w:date="2026-02-16T11:12:00Z" w16du:dateUtc="2026-02-16T03:12:00Z">
              <w:r w:rsidR="00F87E43">
                <w:rPr>
                  <w:rFonts w:eastAsia="Times New Roman" w:cs="Arial"/>
                  <w:lang w:eastAsia="en-AU"/>
                </w:rPr>
                <w:t>,</w:t>
              </w:r>
            </w:ins>
            <w:r w:rsidRPr="00926527">
              <w:rPr>
                <w:rFonts w:eastAsia="Times New Roman" w:cs="Arial"/>
                <w:lang w:eastAsia="en-AU"/>
              </w:rPr>
              <w:t xml:space="preserve"> please </w:t>
            </w:r>
            <w:ins w:id="523" w:author="Gina Thompson" w:date="2026-02-16T11:12:00Z" w16du:dateUtc="2026-02-16T03:12:00Z">
              <w:r w:rsidR="00F87E43">
                <w:rPr>
                  <w:rFonts w:eastAsia="Times New Roman" w:cs="Arial"/>
                  <w:lang w:eastAsia="en-AU"/>
                </w:rPr>
                <w:t xml:space="preserve">pay the </w:t>
              </w:r>
              <w:r w:rsidR="000A71E0">
                <w:rPr>
                  <w:rFonts w:eastAsia="Times New Roman" w:cs="Arial"/>
                  <w:lang w:eastAsia="en-AU"/>
                </w:rPr>
                <w:t xml:space="preserve">overdue amount today by </w:t>
              </w:r>
            </w:ins>
            <w:r w:rsidRPr="00926527">
              <w:rPr>
                <w:rFonts w:eastAsia="Times New Roman" w:cs="Arial"/>
                <w:lang w:eastAsia="en-AU"/>
              </w:rPr>
              <w:t>call</w:t>
            </w:r>
            <w:ins w:id="524" w:author="Gina Thompson" w:date="2026-02-16T11:12:00Z" w16du:dateUtc="2026-02-16T03:12:00Z">
              <w:r w:rsidR="000A71E0">
                <w:rPr>
                  <w:rFonts w:eastAsia="Times New Roman" w:cs="Arial"/>
                  <w:lang w:eastAsia="en-AU"/>
                </w:rPr>
                <w:t>ing</w:t>
              </w:r>
            </w:ins>
            <w:r w:rsidRPr="00926527">
              <w:rPr>
                <w:rFonts w:eastAsia="Times New Roman" w:cs="Arial"/>
                <w:lang w:eastAsia="en-AU"/>
              </w:rPr>
              <w:t xml:space="preserve"> </w:t>
            </w:r>
            <w:r w:rsidR="005C47B3">
              <w:rPr>
                <w:rFonts w:eastAsia="Times New Roman" w:cs="Arial"/>
                <w:highlight w:val="yellow"/>
                <w:lang w:eastAsia="en-AU"/>
              </w:rPr>
              <w:t>COLLECTIONS</w:t>
            </w:r>
            <w:r w:rsidRPr="00926527">
              <w:rPr>
                <w:rFonts w:eastAsia="Times New Roman" w:cs="Arial"/>
                <w:highlight w:val="yellow"/>
                <w:lang w:eastAsia="en-AU"/>
              </w:rPr>
              <w:t xml:space="preserve"> PHONE NUMBER</w:t>
            </w:r>
            <w:del w:id="525" w:author="Gina Thompson" w:date="2026-02-16T11:12:00Z" w16du:dateUtc="2026-02-16T03:12:00Z">
              <w:r w:rsidRPr="00926527" w:rsidDel="000A71E0">
                <w:rPr>
                  <w:rFonts w:eastAsia="Times New Roman" w:cs="Arial"/>
                  <w:lang w:eastAsia="en-AU"/>
                </w:rPr>
                <w:delText xml:space="preserve"> to arrange payment</w:delText>
              </w:r>
            </w:del>
            <w:r w:rsidRPr="00926527">
              <w:rPr>
                <w:rFonts w:eastAsia="Times New Roman" w:cs="Arial"/>
                <w:lang w:eastAsia="en-AU"/>
              </w:rPr>
              <w:t xml:space="preserve">. </w:t>
            </w:r>
          </w:p>
          <w:p w14:paraId="3B25DB3E" w14:textId="77777777" w:rsidR="00870DB7" w:rsidRDefault="00870DB7" w:rsidP="00926527">
            <w:pPr>
              <w:autoSpaceDE w:val="0"/>
              <w:autoSpaceDN w:val="0"/>
              <w:adjustRightInd w:val="0"/>
              <w:ind w:left="33"/>
              <w:rPr>
                <w:rFonts w:eastAsia="Times New Roman" w:cs="Arial"/>
                <w:lang w:eastAsia="en-AU"/>
              </w:rPr>
            </w:pPr>
          </w:p>
          <w:p w14:paraId="44A97138" w14:textId="74781139" w:rsidR="00926527" w:rsidRPr="00926527" w:rsidRDefault="00926527" w:rsidP="00926527">
            <w:pPr>
              <w:autoSpaceDE w:val="0"/>
              <w:autoSpaceDN w:val="0"/>
              <w:adjustRightInd w:val="0"/>
              <w:ind w:left="33"/>
              <w:rPr>
                <w:rFonts w:eastAsia="Times New Roman" w:cs="Arial"/>
                <w:u w:val="single"/>
                <w:lang w:eastAsia="en-AU"/>
              </w:rPr>
            </w:pPr>
            <w:del w:id="526" w:author="Gina Thompson" w:date="2026-02-12T14:42:00Z" w16du:dateUtc="2026-02-12T06:42:00Z">
              <w:r w:rsidRPr="00926527" w:rsidDel="00703B87">
                <w:rPr>
                  <w:rFonts w:eastAsia="Times New Roman" w:cs="Arial"/>
                  <w:lang w:eastAsia="en-AU"/>
                </w:rPr>
                <w:delText xml:space="preserve">If you are experiencing financial hardship, please contact </w:delText>
              </w:r>
              <w:r w:rsidR="00870DB7" w:rsidRPr="00870DB7" w:rsidDel="00703B87">
                <w:rPr>
                  <w:rFonts w:eastAsia="Times New Roman" w:cs="Arial"/>
                  <w:highlight w:val="yellow"/>
                  <w:lang w:eastAsia="en-AU"/>
                </w:rPr>
                <w:delText>FHP PHONE NUMBER</w:delText>
              </w:r>
              <w:r w:rsidRPr="00926527" w:rsidDel="00703B87">
                <w:rPr>
                  <w:rFonts w:eastAsia="Times New Roman" w:cs="Arial"/>
                  <w:lang w:eastAsia="en-AU"/>
                </w:rPr>
                <w:delText xml:space="preserve"> to discuss how </w:delText>
              </w:r>
              <w:r w:rsidR="00870DB7" w:rsidRPr="00870DB7" w:rsidDel="00703B87">
                <w:rPr>
                  <w:rFonts w:eastAsia="Times New Roman" w:cs="Arial"/>
                  <w:highlight w:val="yellow"/>
                  <w:lang w:eastAsia="en-AU"/>
                </w:rPr>
                <w:delText>BRAND</w:delText>
              </w:r>
              <w:r w:rsidRPr="00926527" w:rsidDel="00703B87">
                <w:rPr>
                  <w:rFonts w:eastAsia="Times New Roman" w:cs="Arial"/>
                  <w:lang w:eastAsia="en-AU"/>
                </w:rPr>
                <w:delText xml:space="preserve"> can assist. </w:delText>
              </w:r>
            </w:del>
            <w:r w:rsidRPr="00926527">
              <w:rPr>
                <w:rFonts w:eastAsia="Times New Roman" w:cs="Arial"/>
                <w:lang w:eastAsia="en-AU"/>
              </w:rPr>
              <w:br/>
            </w:r>
          </w:p>
          <w:p w14:paraId="33694E2E" w14:textId="77777777" w:rsidR="00926527" w:rsidRDefault="00926527" w:rsidP="00926527">
            <w:pPr>
              <w:autoSpaceDE w:val="0"/>
              <w:autoSpaceDN w:val="0"/>
              <w:adjustRightInd w:val="0"/>
              <w:ind w:left="33"/>
              <w:rPr>
                <w:rFonts w:eastAsia="Times New Roman" w:cs="Arial"/>
                <w:b/>
                <w:bCs/>
                <w:lang w:eastAsia="en-AU"/>
              </w:rPr>
            </w:pPr>
            <w:r w:rsidRPr="00926527">
              <w:rPr>
                <w:rFonts w:eastAsia="Times New Roman" w:cs="Arial"/>
                <w:b/>
                <w:bCs/>
                <w:lang w:eastAsia="en-AU"/>
              </w:rPr>
              <w:t>Your payment details:</w:t>
            </w:r>
          </w:p>
          <w:p w14:paraId="11261B2E" w14:textId="77777777" w:rsidR="00B14607" w:rsidRPr="00926527" w:rsidRDefault="00B14607" w:rsidP="00926527">
            <w:pPr>
              <w:autoSpaceDE w:val="0"/>
              <w:autoSpaceDN w:val="0"/>
              <w:adjustRightInd w:val="0"/>
              <w:ind w:left="33"/>
              <w:rPr>
                <w:rFonts w:eastAsia="Times New Roman" w:cs="Arial"/>
                <w:b/>
                <w:bCs/>
                <w:lang w:eastAsia="en-AU"/>
              </w:rPr>
            </w:pPr>
          </w:p>
          <w:p w14:paraId="69E91692" w14:textId="77777777" w:rsidR="00926527" w:rsidRPr="00167548" w:rsidRDefault="00926527" w:rsidP="00926527">
            <w:pPr>
              <w:autoSpaceDE w:val="0"/>
              <w:autoSpaceDN w:val="0"/>
              <w:adjustRightInd w:val="0"/>
              <w:ind w:left="33"/>
              <w:rPr>
                <w:rFonts w:eastAsia="Times New Roman" w:cs="Arial"/>
                <w:b/>
                <w:bCs/>
                <w:color w:val="000000"/>
                <w:lang w:eastAsia="en-AU"/>
              </w:rPr>
            </w:pPr>
            <w:r w:rsidRPr="00167548">
              <w:rPr>
                <w:rFonts w:eastAsia="Times New Roman" w:cs="Arial"/>
                <w:color w:val="000000"/>
                <w:lang w:eastAsia="en-AU"/>
              </w:rPr>
              <w:t>Account number:</w:t>
            </w:r>
            <w:r w:rsidRPr="00167548">
              <w:rPr>
                <w:rFonts w:eastAsia="Times New Roman" w:cs="Arial"/>
                <w:color w:val="000000"/>
                <w:lang w:eastAsia="en-AU"/>
              </w:rPr>
              <w:tab/>
            </w:r>
            <w:r w:rsidRPr="00063BA6">
              <w:rPr>
                <w:rFonts w:eastAsia="Times New Roman" w:cs="Arial"/>
                <w:highlight w:val="green"/>
                <w:lang w:eastAsia="en-AU"/>
              </w:rPr>
              <w:t>${</w:t>
            </w:r>
            <w:proofErr w:type="spellStart"/>
            <w:r w:rsidRPr="00063BA6">
              <w:rPr>
                <w:rFonts w:eastAsia="Times New Roman" w:cs="Arial"/>
                <w:highlight w:val="green"/>
                <w:lang w:eastAsia="en-AU"/>
              </w:rPr>
              <w:t>d:Calculation</w:t>
            </w:r>
            <w:proofErr w:type="spellEnd"/>
            <w:r w:rsidRPr="00063BA6">
              <w:rPr>
                <w:rFonts w:eastAsia="Times New Roman" w:cs="Arial"/>
                <w:highlight w:val="green"/>
                <w:lang w:eastAsia="en-AU"/>
              </w:rPr>
              <w:t>(Communications).E03_AccountNo:d}</w:t>
            </w:r>
          </w:p>
          <w:p w14:paraId="2E13D367" w14:textId="162F8BEF" w:rsidR="00926527" w:rsidRPr="00063BA6" w:rsidRDefault="00926527" w:rsidP="00926527">
            <w:pPr>
              <w:autoSpaceDE w:val="0"/>
              <w:autoSpaceDN w:val="0"/>
              <w:adjustRightInd w:val="0"/>
              <w:ind w:left="33"/>
              <w:rPr>
                <w:rFonts w:eastAsia="Times New Roman" w:cs="Arial"/>
                <w:lang w:eastAsia="en-AU"/>
              </w:rPr>
            </w:pPr>
            <w:r w:rsidRPr="00167548">
              <w:rPr>
                <w:rFonts w:eastAsia="Times New Roman" w:cs="Arial"/>
                <w:color w:val="000000"/>
                <w:lang w:eastAsia="en-AU"/>
              </w:rPr>
              <w:t>Overdue Amount</w:t>
            </w:r>
            <w:r w:rsidRPr="00167548">
              <w:rPr>
                <w:rFonts w:eastAsia="Times New Roman" w:cs="Arial"/>
                <w:color w:val="000000"/>
                <w:lang w:eastAsia="en-AU"/>
              </w:rPr>
              <w:tab/>
            </w:r>
            <w:r w:rsidR="00AD6ACD" w:rsidRPr="00BC1D76">
              <w:t>$</w:t>
            </w:r>
            <w:r w:rsidR="00AD6ACD">
              <w:t xml:space="preserve"> </w:t>
            </w:r>
            <w:r w:rsidRPr="00063BA6">
              <w:rPr>
                <w:rFonts w:eastAsia="Times New Roman" w:cs="Arial"/>
                <w:highlight w:val="green"/>
                <w:lang w:eastAsia="en-AU"/>
              </w:rPr>
              <w:t>${</w:t>
            </w:r>
            <w:proofErr w:type="spellStart"/>
            <w:r w:rsidRPr="00063BA6">
              <w:rPr>
                <w:rFonts w:eastAsia="Times New Roman" w:cs="Arial"/>
                <w:highlight w:val="green"/>
                <w:lang w:eastAsia="en-AU"/>
              </w:rPr>
              <w:t>d:Calculation</w:t>
            </w:r>
            <w:proofErr w:type="spellEnd"/>
            <w:r w:rsidRPr="00063BA6">
              <w:rPr>
                <w:rFonts w:eastAsia="Times New Roman" w:cs="Arial"/>
                <w:highlight w:val="green"/>
                <w:lang w:eastAsia="en-AU"/>
              </w:rPr>
              <w:t xml:space="preserve">(Communications).E23_Overdue </w:t>
            </w:r>
            <w:proofErr w:type="spellStart"/>
            <w:r w:rsidRPr="00063BA6">
              <w:rPr>
                <w:rFonts w:eastAsia="Times New Roman" w:cs="Arial"/>
                <w:highlight w:val="green"/>
                <w:lang w:eastAsia="en-AU"/>
              </w:rPr>
              <w:t>Amount:d</w:t>
            </w:r>
            <w:proofErr w:type="spellEnd"/>
            <w:r w:rsidRPr="00063BA6">
              <w:rPr>
                <w:rFonts w:eastAsia="Times New Roman" w:cs="Arial"/>
                <w:highlight w:val="green"/>
                <w:lang w:eastAsia="en-AU"/>
              </w:rPr>
              <w:t>}</w:t>
            </w:r>
          </w:p>
          <w:p w14:paraId="650C3FD4" w14:textId="77777777" w:rsidR="00926527" w:rsidRDefault="00926527" w:rsidP="00926527">
            <w:pPr>
              <w:autoSpaceDE w:val="0"/>
              <w:autoSpaceDN w:val="0"/>
              <w:adjustRightInd w:val="0"/>
              <w:spacing w:line="252" w:lineRule="auto"/>
              <w:rPr>
                <w:ins w:id="527" w:author="Gina Thompson" w:date="2026-02-12T14:42:00Z" w16du:dateUtc="2026-02-12T06:42:00Z"/>
                <w:rFonts w:eastAsia="Times New Roman" w:cs="Calibri"/>
                <w:lang w:eastAsia="en-AU"/>
              </w:rPr>
            </w:pPr>
          </w:p>
          <w:p w14:paraId="78B06A26" w14:textId="49A5E94B" w:rsidR="00703B87" w:rsidRPr="00703B87" w:rsidRDefault="00703B87" w:rsidP="00703B87">
            <w:pPr>
              <w:rPr>
                <w:ins w:id="528" w:author="Gina Thompson" w:date="2026-02-12T14:42:00Z" w16du:dateUtc="2026-02-12T06:42:00Z"/>
                <w:lang w:val="en-GB"/>
              </w:rPr>
            </w:pPr>
            <w:ins w:id="529" w:author="Gina Thompson" w:date="2026-02-12T14:42:00Z" w16du:dateUtc="2026-02-12T06:42:00Z">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530" w:author="Gina Thompson" w:date="2026-02-17T12:25:00Z" w16du:dateUtc="2026-02-17T04:25:00Z">
              <w:r w:rsidR="00A8123C">
                <w:t>9</w:t>
              </w:r>
            </w:ins>
            <w:ins w:id="531" w:author="Gina Thompson" w:date="2026-02-12T14:42:00Z" w16du:dateUtc="2026-02-12T06:42:00Z">
              <w:r w:rsidRPr="00167548">
                <w:t xml:space="preserve">am to </w:t>
              </w:r>
            </w:ins>
            <w:ins w:id="532" w:author="Gina Thompson" w:date="2026-02-17T12:25:00Z" w16du:dateUtc="2026-02-17T04:25:00Z">
              <w:r w:rsidR="00A8123C">
                <w:t>5</w:t>
              </w:r>
            </w:ins>
            <w:ins w:id="533" w:author="Gina Thompson" w:date="2026-02-12T14:42:00Z" w16du:dateUtc="2026-02-12T06:42: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6DA3CD4D" w14:textId="77777777" w:rsidR="00703B87" w:rsidRPr="00063BA6" w:rsidRDefault="00703B87" w:rsidP="00926527">
            <w:pPr>
              <w:autoSpaceDE w:val="0"/>
              <w:autoSpaceDN w:val="0"/>
              <w:adjustRightInd w:val="0"/>
              <w:spacing w:line="252" w:lineRule="auto"/>
              <w:rPr>
                <w:rFonts w:eastAsia="Times New Roman" w:cs="Calibri"/>
                <w:lang w:eastAsia="en-AU"/>
              </w:rPr>
            </w:pPr>
          </w:p>
          <w:p w14:paraId="6C55ECDE" w14:textId="77777777" w:rsidR="00926527" w:rsidRPr="00063BA6" w:rsidRDefault="00926527" w:rsidP="00926527">
            <w:pPr>
              <w:autoSpaceDE w:val="0"/>
              <w:autoSpaceDN w:val="0"/>
              <w:adjustRightInd w:val="0"/>
              <w:spacing w:line="252" w:lineRule="auto"/>
              <w:ind w:left="33"/>
              <w:rPr>
                <w:rFonts w:eastAsia="Times New Roman" w:cs="Arial"/>
                <w:lang w:eastAsia="en-AU"/>
              </w:rPr>
            </w:pPr>
            <w:r w:rsidRPr="00063BA6">
              <w:rPr>
                <w:rFonts w:eastAsia="Times New Roman" w:cs="Arial"/>
                <w:lang w:eastAsia="en-AU"/>
              </w:rPr>
              <w:t>Thanks,</w:t>
            </w:r>
          </w:p>
          <w:p w14:paraId="21F987C7" w14:textId="206D7BB7" w:rsidR="00926527" w:rsidRPr="00063BA6" w:rsidRDefault="00926527" w:rsidP="00926527">
            <w:pPr>
              <w:autoSpaceDE w:val="0"/>
              <w:autoSpaceDN w:val="0"/>
              <w:adjustRightInd w:val="0"/>
              <w:spacing w:line="252" w:lineRule="auto"/>
              <w:ind w:left="33"/>
              <w:rPr>
                <w:rFonts w:eastAsia="Times New Roman" w:cs="Arial"/>
                <w:b/>
                <w:bCs/>
                <w:lang w:eastAsia="en-AU"/>
              </w:rPr>
            </w:pPr>
            <w:r w:rsidRPr="00063BA6">
              <w:rPr>
                <w:rFonts w:eastAsia="Times New Roman" w:cs="Arial"/>
                <w:lang w:eastAsia="en-AU"/>
              </w:rPr>
              <w:br/>
            </w:r>
            <w:ins w:id="534" w:author="Gina Thompson" w:date="2026-02-12T15:14:00Z" w16du:dateUtc="2026-02-12T07:14:00Z">
              <w:r w:rsidR="00C04996" w:rsidRPr="008D2EFE">
                <w:rPr>
                  <w:b/>
                  <w:bCs/>
                </w:rPr>
                <w:t xml:space="preserve">The </w:t>
              </w:r>
            </w:ins>
            <w:del w:id="535" w:author="Gina Thompson" w:date="2026-02-12T15:14:00Z" w16du:dateUtc="2026-02-12T07:14:00Z">
              <w:r w:rsidRPr="00063BA6" w:rsidDel="00C04996">
                <w:rPr>
                  <w:rFonts w:eastAsia="Times New Roman" w:cs="Arial"/>
                  <w:b/>
                  <w:bCs/>
                  <w:lang w:eastAsia="en-AU"/>
                </w:rPr>
                <w:delText xml:space="preserve">Your </w:delText>
              </w:r>
            </w:del>
            <w:r w:rsidR="00063BA6" w:rsidRPr="00063BA6">
              <w:rPr>
                <w:rFonts w:eastAsia="Times New Roman" w:cs="Arial"/>
                <w:b/>
                <w:bCs/>
                <w:highlight w:val="yellow"/>
                <w:lang w:eastAsia="en-AU"/>
              </w:rPr>
              <w:t>BRAND</w:t>
            </w:r>
            <w:r w:rsidRPr="00063BA6">
              <w:rPr>
                <w:rFonts w:eastAsia="Times New Roman" w:cs="Arial"/>
                <w:b/>
                <w:bCs/>
                <w:lang w:eastAsia="en-AU"/>
              </w:rPr>
              <w:t xml:space="preserve"> Team</w:t>
            </w:r>
          </w:p>
          <w:p w14:paraId="3B910802" w14:textId="77777777" w:rsidR="003C60A0" w:rsidRDefault="003C60A0" w:rsidP="003C60A0"/>
          <w:p w14:paraId="45ED0606" w14:textId="77777777" w:rsidR="00B50A24" w:rsidRPr="00167548" w:rsidRDefault="00B50A24" w:rsidP="00B50A24">
            <w:pPr>
              <w:rPr>
                <w:highlight w:val="cyan"/>
              </w:rPr>
            </w:pPr>
            <w:r w:rsidRPr="00167548">
              <w:rPr>
                <w:highlight w:val="cyan"/>
              </w:rPr>
              <w:t>HOW TO PAY COMPONENT</w:t>
            </w:r>
          </w:p>
          <w:p w14:paraId="310CF118" w14:textId="77777777" w:rsidR="00B50A24" w:rsidRPr="00167548" w:rsidRDefault="00B50A24" w:rsidP="00B50A24">
            <w:pPr>
              <w:rPr>
                <w:highlight w:val="cyan"/>
              </w:rPr>
            </w:pPr>
          </w:p>
          <w:p w14:paraId="5889E22F" w14:textId="77777777" w:rsidR="00B50A24" w:rsidRPr="00167548" w:rsidRDefault="00B50A24" w:rsidP="00B50A24">
            <w:r w:rsidRPr="00167548">
              <w:rPr>
                <w:highlight w:val="cyan"/>
              </w:rPr>
              <w:t>PAYMENT SLIP COMPONENT</w:t>
            </w:r>
          </w:p>
          <w:p w14:paraId="5A85FC37" w14:textId="77777777" w:rsidR="00B50A24" w:rsidRDefault="00B50A24" w:rsidP="003C60A0"/>
          <w:p w14:paraId="2070C9DF" w14:textId="77777777" w:rsidR="004C3ACB" w:rsidRPr="00167548" w:rsidRDefault="004C3ACB" w:rsidP="004C3ACB">
            <w:r>
              <w:rPr>
                <w:highlight w:val="cyan"/>
              </w:rPr>
              <w:lastRenderedPageBreak/>
              <w:t>SECURITY FOOTER</w:t>
            </w:r>
            <w:r w:rsidRPr="00167548">
              <w:rPr>
                <w:highlight w:val="cyan"/>
              </w:rPr>
              <w:t xml:space="preserve"> COMPONENT</w:t>
            </w:r>
          </w:p>
          <w:p w14:paraId="1E5DB86C" w14:textId="64DA2957" w:rsidR="00AA48BC" w:rsidRPr="00167548" w:rsidRDefault="00AA48BC" w:rsidP="00AA48BC"/>
        </w:tc>
      </w:tr>
      <w:tr w:rsidR="0099509F" w:rsidRPr="00167548" w14:paraId="62975728" w14:textId="77777777" w:rsidTr="006F0E93">
        <w:tc>
          <w:tcPr>
            <w:tcW w:w="2828" w:type="dxa"/>
          </w:tcPr>
          <w:p w14:paraId="7DB9A2FD" w14:textId="44D7DA0C" w:rsidR="003C750E" w:rsidRPr="00167548" w:rsidRDefault="003C750E" w:rsidP="003C750E">
            <w:pPr>
              <w:rPr>
                <w:b/>
                <w:bCs/>
              </w:rPr>
            </w:pPr>
            <w:r w:rsidRPr="00167548">
              <w:rPr>
                <w:b/>
                <w:bCs/>
              </w:rPr>
              <w:lastRenderedPageBreak/>
              <w:t>Payment Arrangement Broken</w:t>
            </w:r>
          </w:p>
          <w:p w14:paraId="55AEBB92" w14:textId="77777777" w:rsidR="003C750E" w:rsidRPr="00167548" w:rsidRDefault="003C750E" w:rsidP="003C750E"/>
          <w:p w14:paraId="5D881B84" w14:textId="14D957F8" w:rsidR="003C750E" w:rsidRPr="00167548" w:rsidRDefault="003C750E" w:rsidP="003C750E">
            <w:r w:rsidRPr="00167548">
              <w:t xml:space="preserve">Sent </w:t>
            </w:r>
            <w:r w:rsidR="002C09C2">
              <w:t xml:space="preserve">within </w:t>
            </w:r>
            <w:r w:rsidR="00980B8F">
              <w:t>1 business day</w:t>
            </w:r>
            <w:r w:rsidR="002C09C2">
              <w:t xml:space="preserve"> when a payment arrangement has been </w:t>
            </w:r>
            <w:r w:rsidR="00D902D9">
              <w:t>broken</w:t>
            </w:r>
            <w:r w:rsidR="002C09C2">
              <w:t>.</w:t>
            </w:r>
          </w:p>
        </w:tc>
        <w:tc>
          <w:tcPr>
            <w:tcW w:w="2206" w:type="dxa"/>
          </w:tcPr>
          <w:p w14:paraId="196A2BA1" w14:textId="08A33743" w:rsidR="00B62F18" w:rsidRPr="00167548" w:rsidRDefault="00B62F18" w:rsidP="00B62F18">
            <w:r w:rsidRPr="00167548">
              <w:t>TPG_</w:t>
            </w:r>
            <w:r w:rsidR="00FA307D" w:rsidRPr="00167548">
              <w:rPr>
                <w:rFonts w:eastAsia="Times New Roman" w:cs="Times New Roman"/>
                <w:color w:val="000000"/>
                <w:kern w:val="0"/>
                <w:lang w:eastAsia="en-AU"/>
                <w14:ligatures w14:val="none"/>
              </w:rPr>
              <w:t>BROKENARR</w:t>
            </w:r>
          </w:p>
          <w:p w14:paraId="191884BA" w14:textId="77777777" w:rsidR="00B62F18" w:rsidRPr="00167548" w:rsidRDefault="00B62F18" w:rsidP="00B62F18"/>
          <w:p w14:paraId="49947A75" w14:textId="49101284" w:rsidR="003C750E" w:rsidRPr="00167548" w:rsidRDefault="00B62F18" w:rsidP="00B62F18">
            <w:r w:rsidRPr="00167548">
              <w:t>IINET_</w:t>
            </w:r>
            <w:r w:rsidR="00FA307D" w:rsidRPr="00167548">
              <w:rPr>
                <w:rFonts w:eastAsia="Times New Roman" w:cs="Times New Roman"/>
                <w:color w:val="000000"/>
                <w:kern w:val="0"/>
                <w:lang w:eastAsia="en-AU"/>
                <w14:ligatures w14:val="none"/>
              </w:rPr>
              <w:t>BROKENARR</w:t>
            </w:r>
          </w:p>
        </w:tc>
        <w:tc>
          <w:tcPr>
            <w:tcW w:w="8914" w:type="dxa"/>
          </w:tcPr>
          <w:p w14:paraId="0629B9D0"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Support Team" &lt;</w:t>
            </w:r>
            <w:r w:rsidRPr="00167548">
              <w:rPr>
                <w:rFonts w:eastAsia="Times New Roman" w:cstheme="minorHAnsi"/>
                <w:highlight w:val="yellow"/>
              </w:rPr>
              <w:t>NO-REPLY EMAIL</w:t>
            </w:r>
            <w:r w:rsidRPr="00167548">
              <w:rPr>
                <w:rFonts w:eastAsia="Times New Roman" w:cstheme="minorHAnsi"/>
              </w:rPr>
              <w:t>&gt;</w:t>
            </w:r>
          </w:p>
          <w:p w14:paraId="09CA1B9C"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2991E83F" w14:textId="4A5F9EA0"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536" w:author="Gina Thompson" w:date="2026-02-16T11:20:00Z" w16du:dateUtc="2026-02-16T03:20:00Z">
              <w:r w:rsidR="00FA307D" w:rsidRPr="00167548" w:rsidDel="00FF3010">
                <w:rPr>
                  <w:rFonts w:eastAsia="Times New Roman" w:cs="Calibri"/>
                  <w:lang w:eastAsia="en-AU"/>
                </w:rPr>
                <w:delText xml:space="preserve">Your </w:delText>
              </w:r>
            </w:del>
            <w:ins w:id="537" w:author="Gina Thompson" w:date="2026-02-16T11:20:00Z" w16du:dateUtc="2026-02-16T03:20:00Z">
              <w:r w:rsidR="00FF3010">
                <w:rPr>
                  <w:rFonts w:eastAsia="Times New Roman" w:cs="Calibri"/>
                  <w:lang w:eastAsia="en-AU"/>
                </w:rPr>
                <w:t>Dishonoured</w:t>
              </w:r>
              <w:r w:rsidR="00FF3010" w:rsidRPr="00167548">
                <w:rPr>
                  <w:rFonts w:eastAsia="Times New Roman" w:cs="Calibri"/>
                  <w:lang w:eastAsia="en-AU"/>
                </w:rPr>
                <w:t xml:space="preserve"> </w:t>
              </w:r>
            </w:ins>
            <w:r w:rsidR="00FA307D" w:rsidRPr="00167548">
              <w:rPr>
                <w:rFonts w:eastAsia="Times New Roman" w:cs="Calibri"/>
                <w:lang w:eastAsia="en-AU"/>
              </w:rPr>
              <w:t xml:space="preserve">payment </w:t>
            </w:r>
            <w:del w:id="538" w:author="Gina Thompson" w:date="2026-02-16T11:14:00Z" w16du:dateUtc="2026-02-16T03:14:00Z">
              <w:r w:rsidR="00FA307D" w:rsidRPr="00167548" w:rsidDel="000A71E0">
                <w:rPr>
                  <w:rFonts w:eastAsia="Times New Roman" w:cs="Calibri"/>
                  <w:lang w:eastAsia="en-AU"/>
                </w:rPr>
                <w:delText>schedule has not been honoured</w:delText>
              </w:r>
            </w:del>
            <w:ins w:id="539" w:author="Gina Thompson" w:date="2026-02-16T11:14:00Z" w16du:dateUtc="2026-02-16T03:14:00Z">
              <w:r w:rsidR="000A71E0">
                <w:rPr>
                  <w:rFonts w:eastAsia="Times New Roman" w:cs="Calibri"/>
                  <w:lang w:eastAsia="en-AU"/>
                </w:rPr>
                <w:t>arrangement</w:t>
              </w:r>
            </w:ins>
          </w:p>
          <w:p w14:paraId="4CBBC6CE" w14:textId="77777777" w:rsidR="003C750E" w:rsidRDefault="003C750E" w:rsidP="003C750E"/>
          <w:p w14:paraId="14C68C10" w14:textId="65F532E4" w:rsidR="00FA307D" w:rsidRPr="000D2AE2" w:rsidRDefault="00FA307D" w:rsidP="00655D33">
            <w:pPr>
              <w:pStyle w:val="Heading3"/>
              <w:rPr>
                <w:rFonts w:eastAsia="Times New Roman"/>
                <w:b/>
                <w:bCs/>
                <w:color w:val="auto"/>
                <w:lang w:eastAsia="en-AU"/>
              </w:rPr>
            </w:pPr>
            <w:r w:rsidRPr="000D2AE2">
              <w:rPr>
                <w:rFonts w:eastAsia="Times New Roman"/>
                <w:b/>
                <w:bCs/>
                <w:color w:val="auto"/>
                <w:lang w:eastAsia="en-AU"/>
              </w:rPr>
              <w:t xml:space="preserve">Dishonoured </w:t>
            </w:r>
            <w:r w:rsidR="00655D33" w:rsidRPr="000D2AE2">
              <w:rPr>
                <w:rFonts w:eastAsia="Times New Roman"/>
                <w:b/>
                <w:bCs/>
                <w:color w:val="auto"/>
                <w:lang w:eastAsia="en-AU"/>
              </w:rPr>
              <w:t>p</w:t>
            </w:r>
            <w:r w:rsidRPr="000D2AE2">
              <w:rPr>
                <w:rFonts w:eastAsia="Times New Roman"/>
                <w:b/>
                <w:bCs/>
                <w:color w:val="auto"/>
                <w:lang w:eastAsia="en-AU"/>
              </w:rPr>
              <w:t xml:space="preserve">ayment </w:t>
            </w:r>
            <w:r w:rsidR="00655D33" w:rsidRPr="000D2AE2">
              <w:rPr>
                <w:rFonts w:eastAsia="Times New Roman"/>
                <w:b/>
                <w:bCs/>
                <w:color w:val="auto"/>
                <w:lang w:eastAsia="en-AU"/>
              </w:rPr>
              <w:t>a</w:t>
            </w:r>
            <w:r w:rsidRPr="000D2AE2">
              <w:rPr>
                <w:rFonts w:eastAsia="Times New Roman"/>
                <w:b/>
                <w:bCs/>
                <w:color w:val="auto"/>
                <w:lang w:eastAsia="en-AU"/>
              </w:rPr>
              <w:t>rrangement</w:t>
            </w:r>
          </w:p>
          <w:p w14:paraId="1FF7F644" w14:textId="77777777" w:rsidR="00FA307D" w:rsidRPr="00167548" w:rsidRDefault="00FA307D" w:rsidP="00FA307D">
            <w:pPr>
              <w:autoSpaceDE w:val="0"/>
              <w:autoSpaceDN w:val="0"/>
              <w:adjustRightInd w:val="0"/>
              <w:ind w:left="33"/>
              <w:rPr>
                <w:rFonts w:eastAsia="Times New Roman" w:cs="Arial"/>
                <w:lang w:eastAsia="en-AU"/>
              </w:rPr>
            </w:pPr>
          </w:p>
          <w:p w14:paraId="06AF47E1" w14:textId="77777777" w:rsidR="00FA307D" w:rsidRPr="00B04EFA" w:rsidRDefault="00FA307D" w:rsidP="00FA307D">
            <w:pPr>
              <w:autoSpaceDE w:val="0"/>
              <w:autoSpaceDN w:val="0"/>
              <w:adjustRightInd w:val="0"/>
              <w:ind w:left="33"/>
              <w:rPr>
                <w:rFonts w:eastAsia="Times New Roman" w:cs="Arial"/>
                <w:b/>
                <w:bCs/>
                <w:lang w:eastAsia="en-AU"/>
              </w:rPr>
            </w:pPr>
            <w:r w:rsidRPr="00B04EFA">
              <w:rPr>
                <w:rFonts w:eastAsia="Times New Roman" w:cs="Arial"/>
                <w:lang w:eastAsia="en-AU"/>
              </w:rPr>
              <w:t xml:space="preserve">Hi </w:t>
            </w:r>
            <w:proofErr w:type="spellStart"/>
            <w:r w:rsidRPr="00B04EFA">
              <w:rPr>
                <w:rFonts w:eastAsia="Times New Roman" w:cs="Arial"/>
                <w:highlight w:val="green"/>
                <w:lang w:eastAsia="en-AU"/>
              </w:rPr>
              <w:t>AccountTitle:FirstName:LastName</w:t>
            </w:r>
            <w:proofErr w:type="spellEnd"/>
          </w:p>
          <w:p w14:paraId="0D65268F" w14:textId="77777777" w:rsidR="00FA307D" w:rsidRPr="00B04EFA" w:rsidRDefault="00FA307D" w:rsidP="00FA307D">
            <w:pPr>
              <w:autoSpaceDE w:val="0"/>
              <w:autoSpaceDN w:val="0"/>
              <w:adjustRightInd w:val="0"/>
              <w:ind w:left="33"/>
              <w:rPr>
                <w:rFonts w:eastAsia="Times New Roman" w:cs="Arial"/>
                <w:lang w:eastAsia="en-AU"/>
              </w:rPr>
            </w:pPr>
          </w:p>
          <w:p w14:paraId="0160BB07" w14:textId="234E0DC0" w:rsidR="00B14607" w:rsidRDefault="00FA307D" w:rsidP="00FA307D">
            <w:pPr>
              <w:autoSpaceDE w:val="0"/>
              <w:autoSpaceDN w:val="0"/>
              <w:adjustRightInd w:val="0"/>
              <w:ind w:left="33"/>
              <w:rPr>
                <w:ins w:id="540" w:author="Gina Thompson" w:date="2026-02-16T11:14:00Z" w16du:dateUtc="2026-02-16T03:14:00Z"/>
                <w:rFonts w:eastAsia="Times New Roman" w:cs="Arial"/>
                <w:lang w:eastAsia="en-AU"/>
              </w:rPr>
            </w:pPr>
            <w:r w:rsidRPr="00B04EFA">
              <w:rPr>
                <w:rFonts w:eastAsia="Times New Roman" w:cs="Arial"/>
                <w:lang w:eastAsia="en-AU"/>
              </w:rPr>
              <w:t xml:space="preserve">Our records </w:t>
            </w:r>
            <w:del w:id="541" w:author="Gina Thompson" w:date="2026-02-16T11:14:00Z" w16du:dateUtc="2026-02-16T03:14:00Z">
              <w:r w:rsidRPr="00B04EFA" w:rsidDel="00B14607">
                <w:rPr>
                  <w:rFonts w:eastAsia="Times New Roman" w:cs="Arial"/>
                  <w:lang w:eastAsia="en-AU"/>
                </w:rPr>
                <w:delText xml:space="preserve">indicate </w:delText>
              </w:r>
            </w:del>
            <w:ins w:id="542" w:author="Gina Thompson" w:date="2026-02-16T11:14:00Z" w16du:dateUtc="2026-02-16T03:14:00Z">
              <w:r w:rsidR="00B14607">
                <w:rPr>
                  <w:rFonts w:eastAsia="Times New Roman" w:cs="Arial"/>
                  <w:lang w:eastAsia="en-AU"/>
                </w:rPr>
                <w:t>show</w:t>
              </w:r>
              <w:r w:rsidR="00B14607" w:rsidRPr="00B04EFA">
                <w:rPr>
                  <w:rFonts w:eastAsia="Times New Roman" w:cs="Arial"/>
                  <w:lang w:eastAsia="en-AU"/>
                </w:rPr>
                <w:t xml:space="preserve"> </w:t>
              </w:r>
            </w:ins>
            <w:r w:rsidRPr="00B04EFA">
              <w:rPr>
                <w:rFonts w:eastAsia="Times New Roman" w:cs="Arial"/>
                <w:lang w:eastAsia="en-AU"/>
              </w:rPr>
              <w:t xml:space="preserve">that </w:t>
            </w:r>
            <w:del w:id="543" w:author="Gina Thompson" w:date="2026-02-16T11:17:00Z" w16du:dateUtc="2026-02-16T03:17:00Z">
              <w:r w:rsidRPr="00B04EFA" w:rsidDel="00F37B46">
                <w:rPr>
                  <w:rFonts w:eastAsia="Times New Roman" w:cs="Arial"/>
                  <w:lang w:eastAsia="en-AU"/>
                </w:rPr>
                <w:delText xml:space="preserve">you have not honoured </w:delText>
              </w:r>
            </w:del>
            <w:r w:rsidRPr="00B04EFA">
              <w:rPr>
                <w:rFonts w:eastAsia="Times New Roman" w:cs="Arial"/>
                <w:lang w:eastAsia="en-AU"/>
              </w:rPr>
              <w:t xml:space="preserve">your existing payment arrangement </w:t>
            </w:r>
            <w:ins w:id="544" w:author="Gina Thompson" w:date="2026-02-16T11:17:00Z" w16du:dateUtc="2026-02-16T03:17:00Z">
              <w:r w:rsidR="00F37B46">
                <w:rPr>
                  <w:rFonts w:eastAsia="Times New Roman" w:cs="Arial"/>
                  <w:lang w:eastAsia="en-AU"/>
                </w:rPr>
                <w:t xml:space="preserve">has not been honoured, </w:t>
              </w:r>
            </w:ins>
            <w:del w:id="545" w:author="Gina Thompson" w:date="2026-02-16T11:17:00Z" w16du:dateUtc="2026-02-16T03:17:00Z">
              <w:r w:rsidRPr="00B04EFA" w:rsidDel="00F37B46">
                <w:rPr>
                  <w:rFonts w:eastAsia="Times New Roman" w:cs="Arial"/>
                  <w:lang w:eastAsia="en-AU"/>
                </w:rPr>
                <w:delText xml:space="preserve">therefore </w:delText>
              </w:r>
            </w:del>
            <w:ins w:id="546" w:author="Gina Thompson" w:date="2026-02-16T11:17:00Z" w16du:dateUtc="2026-02-16T03:17:00Z">
              <w:r w:rsidR="00F37B46">
                <w:rPr>
                  <w:rFonts w:eastAsia="Times New Roman" w:cs="Arial"/>
                  <w:lang w:eastAsia="en-AU"/>
                </w:rPr>
                <w:t>so</w:t>
              </w:r>
              <w:r w:rsidR="00F37B46" w:rsidRPr="00B04EFA">
                <w:rPr>
                  <w:rFonts w:eastAsia="Times New Roman" w:cs="Arial"/>
                  <w:lang w:eastAsia="en-AU"/>
                </w:rPr>
                <w:t xml:space="preserve"> </w:t>
              </w:r>
            </w:ins>
            <w:r w:rsidRPr="00B04EFA">
              <w:rPr>
                <w:rFonts w:eastAsia="Times New Roman" w:cs="Arial"/>
                <w:lang w:eastAsia="en-AU"/>
              </w:rPr>
              <w:t xml:space="preserve">it is no longer valid. </w:t>
            </w:r>
          </w:p>
          <w:p w14:paraId="6C2E80DC" w14:textId="77777777" w:rsidR="00B14607" w:rsidRDefault="00B14607" w:rsidP="00FA307D">
            <w:pPr>
              <w:autoSpaceDE w:val="0"/>
              <w:autoSpaceDN w:val="0"/>
              <w:adjustRightInd w:val="0"/>
              <w:ind w:left="33"/>
              <w:rPr>
                <w:ins w:id="547" w:author="Gina Thompson" w:date="2026-02-16T11:14:00Z" w16du:dateUtc="2026-02-16T03:14:00Z"/>
                <w:rFonts w:eastAsia="Times New Roman" w:cs="Arial"/>
                <w:lang w:eastAsia="en-AU"/>
              </w:rPr>
            </w:pPr>
          </w:p>
          <w:p w14:paraId="7C84E8AE" w14:textId="7A1A4082" w:rsidR="00FA307D" w:rsidRPr="00B04EFA" w:rsidRDefault="00FA307D" w:rsidP="00FA307D">
            <w:pPr>
              <w:autoSpaceDE w:val="0"/>
              <w:autoSpaceDN w:val="0"/>
              <w:adjustRightInd w:val="0"/>
              <w:ind w:left="33"/>
              <w:rPr>
                <w:rFonts w:eastAsia="Times New Roman" w:cs="Arial"/>
                <w:u w:val="single"/>
                <w:lang w:eastAsia="en-AU"/>
              </w:rPr>
            </w:pPr>
            <w:r w:rsidRPr="00B04EFA">
              <w:rPr>
                <w:rFonts w:eastAsia="Times New Roman" w:cs="Arial"/>
                <w:lang w:eastAsia="en-AU"/>
              </w:rPr>
              <w:t xml:space="preserve">Please pay the overdue amount (shown below) </w:t>
            </w:r>
            <w:del w:id="548" w:author="Gina Thompson" w:date="2026-02-16T11:14:00Z" w16du:dateUtc="2026-02-16T03:14:00Z">
              <w:r w:rsidRPr="00B04EFA" w:rsidDel="00B14607">
                <w:rPr>
                  <w:rFonts w:eastAsia="Times New Roman" w:cs="Arial"/>
                  <w:lang w:eastAsia="en-AU"/>
                </w:rPr>
                <w:delText>straight away. To make a payment,</w:delText>
              </w:r>
            </w:del>
            <w:ins w:id="549" w:author="Gina Thompson" w:date="2026-02-16T11:14:00Z" w16du:dateUtc="2026-02-16T03:14:00Z">
              <w:r w:rsidR="00B14607">
                <w:rPr>
                  <w:rFonts w:eastAsia="Times New Roman" w:cs="Arial"/>
                  <w:lang w:eastAsia="en-AU"/>
                </w:rPr>
                <w:t>today by</w:t>
              </w:r>
            </w:ins>
            <w:r w:rsidRPr="00B04EFA">
              <w:rPr>
                <w:rFonts w:eastAsia="Times New Roman" w:cs="Arial"/>
                <w:lang w:eastAsia="en-AU"/>
              </w:rPr>
              <w:t xml:space="preserve"> call</w:t>
            </w:r>
            <w:ins w:id="550" w:author="Gina Thompson" w:date="2026-02-16T11:14:00Z" w16du:dateUtc="2026-02-16T03:14:00Z">
              <w:r w:rsidR="00B14607">
                <w:rPr>
                  <w:rFonts w:eastAsia="Times New Roman" w:cs="Arial"/>
                  <w:lang w:eastAsia="en-AU"/>
                </w:rPr>
                <w:t>ing</w:t>
              </w:r>
            </w:ins>
            <w:r w:rsidRPr="00B04EFA">
              <w:rPr>
                <w:rFonts w:eastAsia="Times New Roman" w:cs="Arial"/>
                <w:lang w:eastAsia="en-AU"/>
              </w:rPr>
              <w:t xml:space="preserve"> </w:t>
            </w:r>
            <w:r w:rsidR="00314539">
              <w:rPr>
                <w:rFonts w:eastAsia="Times New Roman" w:cs="Arial"/>
                <w:highlight w:val="yellow"/>
                <w:lang w:eastAsia="en-AU"/>
              </w:rPr>
              <w:t>COLLECTIONS</w:t>
            </w:r>
            <w:r w:rsidR="00B04EFA" w:rsidRPr="00B04EFA">
              <w:rPr>
                <w:rFonts w:eastAsia="Times New Roman" w:cs="Arial"/>
                <w:highlight w:val="yellow"/>
                <w:lang w:eastAsia="en-AU"/>
              </w:rPr>
              <w:t xml:space="preserve"> PHONE NUMBER</w:t>
            </w:r>
            <w:r w:rsidRPr="00B04EFA">
              <w:rPr>
                <w:rFonts w:eastAsia="Times New Roman" w:cs="Arial"/>
                <w:lang w:eastAsia="en-AU"/>
              </w:rPr>
              <w:t xml:space="preserve"> or </w:t>
            </w:r>
            <w:ins w:id="551" w:author="Gina Thompson" w:date="2026-02-16T11:15:00Z" w16du:dateUtc="2026-02-16T03:15:00Z">
              <w:r w:rsidR="00B14607">
                <w:rPr>
                  <w:rFonts w:eastAsia="Times New Roman" w:cs="Arial"/>
                  <w:lang w:eastAsia="en-AU"/>
                </w:rPr>
                <w:t xml:space="preserve">online </w:t>
              </w:r>
              <w:proofErr w:type="spellStart"/>
              <w:r w:rsidR="00B14607">
                <w:rPr>
                  <w:rFonts w:eastAsia="Times New Roman" w:cs="Arial"/>
                  <w:lang w:eastAsia="en-AU"/>
                </w:rPr>
                <w:t>at</w:t>
              </w:r>
            </w:ins>
            <w:del w:id="552" w:author="Gina Thompson" w:date="2026-02-16T11:15:00Z" w16du:dateUtc="2026-02-16T03:15:00Z">
              <w:r w:rsidRPr="00B04EFA" w:rsidDel="00B14607">
                <w:rPr>
                  <w:rFonts w:eastAsia="Times New Roman" w:cs="Arial"/>
                  <w:lang w:eastAsia="en-AU"/>
                </w:rPr>
                <w:delText>visit</w:delText>
              </w:r>
              <w:r w:rsidR="00BC5B12" w:rsidDel="00B14607">
                <w:rPr>
                  <w:rFonts w:eastAsia="Times New Roman" w:cs="Arial"/>
                  <w:lang w:eastAsia="en-AU"/>
                </w:rPr>
                <w:delText xml:space="preserve"> </w:delText>
              </w:r>
            </w:del>
            <w:r w:rsidR="00B14607">
              <w:rPr>
                <w:rFonts w:eastAsia="Times New Roman" w:cs="Arial"/>
                <w:highlight w:val="yellow"/>
                <w:lang w:eastAsia="en-AU"/>
              </w:rPr>
              <w:t>ONEAPP</w:t>
            </w:r>
            <w:proofErr w:type="spellEnd"/>
            <w:r w:rsidR="00B04EFA" w:rsidRPr="00B04EFA">
              <w:rPr>
                <w:rFonts w:eastAsia="Times New Roman" w:cs="Arial"/>
                <w:highlight w:val="yellow"/>
                <w:lang w:eastAsia="en-AU"/>
              </w:rPr>
              <w:t xml:space="preserve"> URL</w:t>
            </w:r>
            <w:del w:id="553" w:author="Gina Thompson" w:date="2026-02-16T11:15:00Z" w16du:dateUtc="2026-02-16T03:15:00Z">
              <w:r w:rsidRPr="00B04EFA" w:rsidDel="00B14607">
                <w:rPr>
                  <w:rFonts w:eastAsia="Times New Roman" w:cs="Arial"/>
                  <w:lang w:eastAsia="en-AU"/>
                </w:rPr>
                <w:delText xml:space="preserve"> today</w:delText>
              </w:r>
            </w:del>
            <w:r w:rsidRPr="00B04EFA">
              <w:rPr>
                <w:rFonts w:eastAsia="Times New Roman" w:cs="Arial"/>
                <w:lang w:eastAsia="en-AU"/>
              </w:rPr>
              <w:t>.</w:t>
            </w:r>
          </w:p>
          <w:p w14:paraId="11DF45E9" w14:textId="77777777" w:rsidR="00FA307D" w:rsidRPr="00B04EFA" w:rsidRDefault="00FA307D" w:rsidP="00FA307D">
            <w:pPr>
              <w:autoSpaceDE w:val="0"/>
              <w:autoSpaceDN w:val="0"/>
              <w:adjustRightInd w:val="0"/>
              <w:ind w:left="33"/>
              <w:rPr>
                <w:rFonts w:eastAsia="Times New Roman" w:cs="Arial"/>
                <w:u w:val="single"/>
                <w:lang w:eastAsia="en-AU"/>
              </w:rPr>
            </w:pPr>
          </w:p>
          <w:p w14:paraId="3D89C84C" w14:textId="77777777" w:rsidR="00FA307D" w:rsidRDefault="00FA307D" w:rsidP="00FA307D">
            <w:pPr>
              <w:autoSpaceDE w:val="0"/>
              <w:autoSpaceDN w:val="0"/>
              <w:adjustRightInd w:val="0"/>
              <w:ind w:left="33"/>
              <w:rPr>
                <w:rFonts w:eastAsia="Times New Roman" w:cs="Arial"/>
                <w:b/>
                <w:bCs/>
                <w:lang w:eastAsia="en-AU"/>
              </w:rPr>
            </w:pPr>
            <w:r w:rsidRPr="00B04EFA">
              <w:rPr>
                <w:rFonts w:eastAsia="Times New Roman" w:cs="Arial"/>
                <w:b/>
                <w:bCs/>
                <w:lang w:eastAsia="en-AU"/>
              </w:rPr>
              <w:t>Your payment details:</w:t>
            </w:r>
          </w:p>
          <w:p w14:paraId="70FE569E" w14:textId="77777777" w:rsidR="00B14607" w:rsidRPr="00B04EFA" w:rsidRDefault="00B14607" w:rsidP="00FA307D">
            <w:pPr>
              <w:autoSpaceDE w:val="0"/>
              <w:autoSpaceDN w:val="0"/>
              <w:adjustRightInd w:val="0"/>
              <w:ind w:left="33"/>
              <w:rPr>
                <w:rFonts w:eastAsia="Times New Roman" w:cs="Arial"/>
                <w:lang w:eastAsia="en-AU"/>
              </w:rPr>
            </w:pPr>
          </w:p>
          <w:p w14:paraId="69D5DE7A" w14:textId="77777777" w:rsidR="00FA307D" w:rsidRPr="00167548" w:rsidRDefault="00FA307D" w:rsidP="00FA307D">
            <w:pPr>
              <w:autoSpaceDE w:val="0"/>
              <w:autoSpaceDN w:val="0"/>
              <w:adjustRightInd w:val="0"/>
              <w:ind w:left="33"/>
              <w:rPr>
                <w:rFonts w:eastAsia="Times New Roman" w:cs="Arial"/>
                <w:b/>
                <w:bCs/>
                <w:lang w:eastAsia="en-AU"/>
              </w:rPr>
            </w:pPr>
            <w:r w:rsidRPr="00B04EFA">
              <w:rPr>
                <w:rFonts w:eastAsia="Times New Roman" w:cs="Arial"/>
                <w:lang w:eastAsia="en-AU"/>
              </w:rPr>
              <w:t>Account number:</w:t>
            </w:r>
            <w:r w:rsidRPr="00167548">
              <w:rPr>
                <w:rFonts w:eastAsia="Times New Roman" w:cs="Arial"/>
                <w:lang w:eastAsia="en-AU"/>
              </w:rPr>
              <w:tab/>
            </w:r>
            <w:r w:rsidRPr="00B04EFA">
              <w:rPr>
                <w:rFonts w:eastAsia="Times New Roman" w:cs="Arial"/>
                <w:highlight w:val="green"/>
                <w:lang w:eastAsia="en-AU"/>
              </w:rPr>
              <w:t>${</w:t>
            </w:r>
            <w:proofErr w:type="spellStart"/>
            <w:r w:rsidRPr="00B04EFA">
              <w:rPr>
                <w:rFonts w:eastAsia="Times New Roman" w:cs="Arial"/>
                <w:highlight w:val="green"/>
                <w:lang w:eastAsia="en-AU"/>
              </w:rPr>
              <w:t>d:Calculation</w:t>
            </w:r>
            <w:proofErr w:type="spellEnd"/>
            <w:r w:rsidRPr="00B04EFA">
              <w:rPr>
                <w:rFonts w:eastAsia="Times New Roman" w:cs="Arial"/>
                <w:highlight w:val="green"/>
                <w:lang w:eastAsia="en-AU"/>
              </w:rPr>
              <w:t>(Communications).E03_AccountNo:d}</w:t>
            </w:r>
          </w:p>
          <w:p w14:paraId="4CC4EA7A" w14:textId="68A279E2" w:rsidR="00FA307D" w:rsidRPr="00167548" w:rsidRDefault="00FA307D" w:rsidP="00FA307D">
            <w:pPr>
              <w:autoSpaceDE w:val="0"/>
              <w:autoSpaceDN w:val="0"/>
              <w:adjustRightInd w:val="0"/>
              <w:ind w:left="33"/>
              <w:rPr>
                <w:rFonts w:eastAsia="Times New Roman" w:cs="Arial"/>
                <w:b/>
                <w:bCs/>
                <w:color w:val="0070C0"/>
                <w:lang w:eastAsia="en-AU"/>
              </w:rPr>
            </w:pPr>
            <w:r w:rsidRPr="00167548">
              <w:rPr>
                <w:rFonts w:eastAsia="Times New Roman" w:cs="Arial"/>
                <w:lang w:eastAsia="en-AU"/>
              </w:rPr>
              <w:t>Overdue Amount:</w:t>
            </w:r>
            <w:r w:rsidRPr="00167548">
              <w:rPr>
                <w:rFonts w:eastAsia="Times New Roman" w:cs="Arial"/>
                <w:lang w:eastAsia="en-AU"/>
              </w:rPr>
              <w:tab/>
            </w:r>
            <w:r w:rsidR="00AD6ACD" w:rsidRPr="00BC1D76">
              <w:t>$</w:t>
            </w:r>
            <w:r w:rsidR="00AD6ACD">
              <w:t xml:space="preserve"> </w:t>
            </w:r>
            <w:r w:rsidRPr="00B04EFA">
              <w:rPr>
                <w:rFonts w:eastAsia="Times New Roman" w:cs="Arial"/>
                <w:highlight w:val="green"/>
                <w:lang w:eastAsia="en-AU"/>
              </w:rPr>
              <w:t>${</w:t>
            </w:r>
            <w:proofErr w:type="spellStart"/>
            <w:r w:rsidRPr="00B04EFA">
              <w:rPr>
                <w:rFonts w:eastAsia="Times New Roman" w:cs="Arial"/>
                <w:highlight w:val="green"/>
                <w:lang w:eastAsia="en-AU"/>
              </w:rPr>
              <w:t>d:Calculation</w:t>
            </w:r>
            <w:proofErr w:type="spellEnd"/>
            <w:r w:rsidRPr="00B04EFA">
              <w:rPr>
                <w:rFonts w:eastAsia="Times New Roman" w:cs="Arial"/>
                <w:highlight w:val="green"/>
                <w:lang w:eastAsia="en-AU"/>
              </w:rPr>
              <w:t xml:space="preserve">(Communications).E23_Overdue </w:t>
            </w:r>
            <w:proofErr w:type="spellStart"/>
            <w:r w:rsidRPr="00B04EFA">
              <w:rPr>
                <w:rFonts w:eastAsia="Times New Roman" w:cs="Arial"/>
                <w:highlight w:val="green"/>
                <w:lang w:eastAsia="en-AU"/>
              </w:rPr>
              <w:t>Amount:d</w:t>
            </w:r>
            <w:proofErr w:type="spellEnd"/>
            <w:r w:rsidRPr="00B04EFA">
              <w:rPr>
                <w:rFonts w:eastAsia="Times New Roman" w:cs="Arial"/>
                <w:highlight w:val="green"/>
                <w:lang w:eastAsia="en-AU"/>
              </w:rPr>
              <w:t>}</w:t>
            </w:r>
          </w:p>
          <w:p w14:paraId="39642356" w14:textId="77777777" w:rsidR="00FA307D" w:rsidRPr="00167548" w:rsidRDefault="00FA307D" w:rsidP="00FA307D">
            <w:pPr>
              <w:autoSpaceDE w:val="0"/>
              <w:autoSpaceDN w:val="0"/>
              <w:adjustRightInd w:val="0"/>
              <w:ind w:left="33"/>
              <w:rPr>
                <w:rFonts w:eastAsia="Times New Roman" w:cs="Arial"/>
                <w:lang w:eastAsia="en-AU"/>
              </w:rPr>
            </w:pPr>
          </w:p>
          <w:p w14:paraId="0F4CB746" w14:textId="272B637E" w:rsidR="00703B87" w:rsidRPr="009B5E86" w:rsidRDefault="00FA307D" w:rsidP="00703B87">
            <w:pPr>
              <w:rPr>
                <w:ins w:id="554" w:author="Gina Thompson" w:date="2026-02-12T14:42:00Z" w16du:dateUtc="2026-02-12T06:42:00Z"/>
                <w:rFonts w:eastAsia="Times New Roman" w:cs="Arial"/>
                <w:color w:val="4A4D4E"/>
                <w:lang w:eastAsia="en-AU"/>
              </w:rPr>
            </w:pPr>
            <w:r w:rsidRPr="00B04EFA">
              <w:rPr>
                <w:rFonts w:eastAsia="Times New Roman" w:cs="Arial"/>
                <w:lang w:eastAsia="en-AU"/>
              </w:rPr>
              <w:t xml:space="preserve">If you have paid your overdue amount recently then thank you, and don't worry about reading on. </w:t>
            </w:r>
            <w:r w:rsidRPr="00B04EFA">
              <w:rPr>
                <w:rFonts w:eastAsia="Times New Roman" w:cs="Arial"/>
                <w:lang w:eastAsia="en-AU"/>
              </w:rPr>
              <w:br/>
            </w:r>
            <w:r w:rsidRPr="00167548">
              <w:rPr>
                <w:rFonts w:eastAsia="Times New Roman" w:cs="Arial"/>
                <w:color w:val="4A4D4E"/>
                <w:lang w:eastAsia="en-AU"/>
              </w:rPr>
              <w:br/>
            </w:r>
            <w:r w:rsidRPr="009B5E86">
              <w:rPr>
                <w:rFonts w:eastAsia="Times New Roman" w:cs="Arial"/>
                <w:b/>
                <w:bCs/>
                <w:lang w:eastAsia="en-AU"/>
              </w:rPr>
              <w:t xml:space="preserve">Failure to </w:t>
            </w:r>
            <w:del w:id="555" w:author="Gina Thompson" w:date="2026-02-16T11:18:00Z" w16du:dateUtc="2026-02-16T03:18:00Z">
              <w:r w:rsidRPr="009B5E86" w:rsidDel="009B5E86">
                <w:rPr>
                  <w:rFonts w:eastAsia="Times New Roman" w:cs="Arial"/>
                  <w:b/>
                  <w:bCs/>
                  <w:lang w:eastAsia="en-AU"/>
                </w:rPr>
                <w:delText xml:space="preserve">make </w:delText>
              </w:r>
            </w:del>
            <w:r w:rsidRPr="009B5E86">
              <w:rPr>
                <w:rFonts w:eastAsia="Times New Roman" w:cs="Arial"/>
                <w:b/>
                <w:bCs/>
                <w:lang w:eastAsia="en-AU"/>
              </w:rPr>
              <w:t>pay</w:t>
            </w:r>
            <w:del w:id="556" w:author="Gina Thompson" w:date="2026-02-16T11:18:00Z" w16du:dateUtc="2026-02-16T03:18:00Z">
              <w:r w:rsidRPr="009B5E86" w:rsidDel="009B5E86">
                <w:rPr>
                  <w:rFonts w:eastAsia="Times New Roman" w:cs="Arial"/>
                  <w:b/>
                  <w:bCs/>
                  <w:lang w:eastAsia="en-AU"/>
                </w:rPr>
                <w:delText>ment of</w:delText>
              </w:r>
            </w:del>
            <w:r w:rsidRPr="009B5E86">
              <w:rPr>
                <w:rFonts w:eastAsia="Times New Roman" w:cs="Arial"/>
                <w:b/>
                <w:bCs/>
                <w:lang w:eastAsia="en-AU"/>
              </w:rPr>
              <w:t xml:space="preserve"> the overdue amount within 10 business days will result in further collection action</w:t>
            </w:r>
            <w:ins w:id="557" w:author="Gina Thompson" w:date="2026-03-05T14:03:00Z" w16du:dateUtc="2026-03-05T06:03:00Z">
              <w:r w:rsidR="00BE4F6D">
                <w:rPr>
                  <w:rFonts w:eastAsia="Times New Roman" w:cs="Arial"/>
                  <w:b/>
                  <w:bCs/>
                  <w:lang w:eastAsia="en-AU"/>
                </w:rPr>
                <w:t>, and the service(s) on your</w:t>
              </w:r>
            </w:ins>
            <w:r w:rsidRPr="009B5E86">
              <w:rPr>
                <w:rFonts w:eastAsia="Times New Roman" w:cs="Arial"/>
                <w:b/>
                <w:bCs/>
                <w:lang w:eastAsia="en-AU"/>
              </w:rPr>
              <w:t xml:space="preserve"> </w:t>
            </w:r>
            <w:ins w:id="558" w:author="Gina Thompson" w:date="2026-03-05T14:03:00Z" w16du:dateUtc="2026-03-05T06:03:00Z">
              <w:r w:rsidR="00BE4F6D">
                <w:rPr>
                  <w:rFonts w:eastAsia="Times New Roman" w:cs="Arial"/>
                  <w:b/>
                  <w:bCs/>
                  <w:lang w:eastAsia="en-AU"/>
                </w:rPr>
                <w:t>account may be</w:t>
              </w:r>
            </w:ins>
            <w:del w:id="559" w:author="Gina Thompson" w:date="2026-03-05T14:03:00Z" w16du:dateUtc="2026-03-05T06:03:00Z">
              <w:r w:rsidRPr="009B5E86" w:rsidDel="00BE4F6D">
                <w:rPr>
                  <w:rFonts w:eastAsia="Times New Roman" w:cs="Arial"/>
                  <w:b/>
                  <w:bCs/>
                  <w:lang w:eastAsia="en-AU"/>
                </w:rPr>
                <w:delText xml:space="preserve">and </w:delText>
              </w:r>
            </w:del>
            <w:ins w:id="560" w:author="Gina Thompson" w:date="2026-03-05T14:03:00Z" w16du:dateUtc="2026-03-05T06:03:00Z">
              <w:r w:rsidR="00BE4F6D">
                <w:rPr>
                  <w:rFonts w:eastAsia="Times New Roman" w:cs="Arial"/>
                  <w:b/>
                  <w:bCs/>
                  <w:lang w:eastAsia="en-AU"/>
                </w:rPr>
                <w:t xml:space="preserve"> </w:t>
              </w:r>
            </w:ins>
            <w:r w:rsidRPr="009B5E86">
              <w:rPr>
                <w:rFonts w:eastAsia="Times New Roman" w:cs="Arial"/>
                <w:b/>
                <w:bCs/>
                <w:lang w:eastAsia="en-AU"/>
              </w:rPr>
              <w:t>restrict</w:t>
            </w:r>
            <w:ins w:id="561" w:author="Gina Thompson" w:date="2026-03-05T14:03:00Z" w16du:dateUtc="2026-03-05T06:03:00Z">
              <w:r w:rsidR="00BE4F6D">
                <w:rPr>
                  <w:rFonts w:eastAsia="Times New Roman" w:cs="Arial"/>
                  <w:b/>
                  <w:bCs/>
                  <w:lang w:eastAsia="en-AU"/>
                </w:rPr>
                <w:t>ed</w:t>
              </w:r>
            </w:ins>
            <w:del w:id="562" w:author="Gina Thompson" w:date="2026-03-05T14:03:00Z" w16du:dateUtc="2026-03-05T06:03:00Z">
              <w:r w:rsidRPr="009B5E86" w:rsidDel="00BE4F6D">
                <w:rPr>
                  <w:rFonts w:eastAsia="Times New Roman" w:cs="Arial"/>
                  <w:b/>
                  <w:bCs/>
                  <w:lang w:eastAsia="en-AU"/>
                </w:rPr>
                <w:delText>ion of services</w:delText>
              </w:r>
            </w:del>
            <w:r w:rsidRPr="009B5E86">
              <w:rPr>
                <w:rFonts w:eastAsia="Times New Roman" w:cs="Arial"/>
                <w:b/>
                <w:bCs/>
                <w:lang w:eastAsia="en-AU"/>
              </w:rPr>
              <w:t>.</w:t>
            </w:r>
            <w:r w:rsidRPr="00F37B46">
              <w:rPr>
                <w:rFonts w:eastAsia="Times New Roman" w:cs="Arial"/>
                <w:color w:val="4A4D4E"/>
                <w:lang w:eastAsia="en-AU"/>
              </w:rPr>
              <w:t xml:space="preserve"> </w:t>
            </w:r>
            <w:r w:rsidRPr="00F37B46">
              <w:rPr>
                <w:rFonts w:eastAsia="Times New Roman" w:cs="Arial"/>
                <w:color w:val="4A4D4E"/>
                <w:lang w:eastAsia="en-AU"/>
              </w:rPr>
              <w:br/>
            </w:r>
            <w:r w:rsidRPr="00167548">
              <w:rPr>
                <w:rFonts w:eastAsia="Times New Roman" w:cs="Arial"/>
                <w:color w:val="4A4D4E"/>
                <w:lang w:eastAsia="en-AU"/>
              </w:rPr>
              <w:br/>
            </w:r>
            <w:ins w:id="563" w:author="Gina Thompson" w:date="2026-02-12T14:42:00Z" w16du:dateUtc="2026-02-12T06:42:00Z">
              <w:r w:rsidR="00703B87" w:rsidRPr="00167548">
                <w:lastRenderedPageBreak/>
                <w:t>If you are experiencing financial hardship</w:t>
              </w:r>
              <w:r w:rsidR="00703B87">
                <w:t>,</w:t>
              </w:r>
              <w:r w:rsidR="00703B87" w:rsidRPr="00167548">
                <w:t xml:space="preserve"> </w:t>
              </w:r>
              <w:r w:rsidR="00703B87">
                <w:t>p</w:t>
              </w:r>
              <w:r w:rsidR="00703B87" w:rsidRPr="00167548">
                <w:t xml:space="preserve">lease call us on </w:t>
              </w:r>
              <w:r w:rsidR="00703B87">
                <w:rPr>
                  <w:highlight w:val="yellow"/>
                </w:rPr>
                <w:t>FHP</w:t>
              </w:r>
              <w:r w:rsidR="00703B87" w:rsidRPr="00167548">
                <w:rPr>
                  <w:highlight w:val="yellow"/>
                </w:rPr>
                <w:t xml:space="preserve"> PHONE </w:t>
              </w:r>
              <w:r w:rsidR="00703B87" w:rsidRPr="006E47FA">
                <w:rPr>
                  <w:highlight w:val="yellow"/>
                </w:rPr>
                <w:t>NUMBER</w:t>
              </w:r>
              <w:r w:rsidR="00703B87" w:rsidRPr="006E47FA">
                <w:t xml:space="preserve"> or</w:t>
              </w:r>
              <w:r w:rsidR="00703B87">
                <w:t xml:space="preserve"> email </w:t>
              </w:r>
              <w:r w:rsidR="00703B87" w:rsidRPr="006E47FA">
                <w:rPr>
                  <w:highlight w:val="yellow"/>
                </w:rPr>
                <w:t>FHP EMAIL</w:t>
              </w:r>
              <w:r w:rsidR="00703B87">
                <w:t xml:space="preserve"> t</w:t>
              </w:r>
              <w:r w:rsidR="00703B87" w:rsidRPr="006E47FA">
                <w:t xml:space="preserve">o discuss </w:t>
              </w:r>
              <w:r w:rsidR="00703B87" w:rsidRPr="00167548">
                <w:t xml:space="preserve">your </w:t>
              </w:r>
              <w:r w:rsidR="00703B87">
                <w:t>options for assistance</w:t>
              </w:r>
              <w:r w:rsidR="00703B87" w:rsidRPr="00167548">
                <w:t xml:space="preserve">. </w:t>
              </w:r>
              <w:r w:rsidR="00703B87">
                <w:t>We’re available</w:t>
              </w:r>
              <w:r w:rsidR="00703B87" w:rsidRPr="00167548">
                <w:t xml:space="preserve"> from </w:t>
              </w:r>
            </w:ins>
            <w:ins w:id="564" w:author="Gina Thompson" w:date="2026-02-17T12:25:00Z" w16du:dateUtc="2026-02-17T04:25:00Z">
              <w:r w:rsidR="00A8123C">
                <w:t>9</w:t>
              </w:r>
            </w:ins>
            <w:ins w:id="565" w:author="Gina Thompson" w:date="2026-02-12T14:42:00Z" w16du:dateUtc="2026-02-12T06:42:00Z">
              <w:r w:rsidR="00703B87" w:rsidRPr="00167548">
                <w:t xml:space="preserve">am to </w:t>
              </w:r>
            </w:ins>
            <w:ins w:id="566" w:author="Gina Thompson" w:date="2026-02-17T12:25:00Z" w16du:dateUtc="2026-02-17T04:25:00Z">
              <w:r w:rsidR="00A8123C">
                <w:t>5</w:t>
              </w:r>
            </w:ins>
            <w:ins w:id="567" w:author="Gina Thompson" w:date="2026-02-12T14:42:00Z" w16du:dateUtc="2026-02-12T06:42:00Z">
              <w:r w:rsidR="00703B87" w:rsidRPr="00167548">
                <w:t xml:space="preserve">pm AEST, Monday to Friday. </w:t>
              </w:r>
              <w:r w:rsidR="00703B87">
                <w:t>You can read o</w:t>
              </w:r>
              <w:r w:rsidR="00703B87" w:rsidRPr="00167548">
                <w:t>ur Financial Hardship Policy</w:t>
              </w:r>
              <w:r w:rsidR="00703B87">
                <w:t xml:space="preserve"> a</w:t>
              </w:r>
              <w:r w:rsidR="00703B87" w:rsidRPr="00167548">
                <w:t>t</w:t>
              </w:r>
              <w:r w:rsidR="00703B87" w:rsidRPr="00167548">
                <w:rPr>
                  <w:lang w:val="en-GB"/>
                </w:rPr>
                <w:t xml:space="preserve"> </w:t>
              </w:r>
              <w:r w:rsidR="00703B87" w:rsidRPr="00167548">
                <w:rPr>
                  <w:highlight w:val="yellow"/>
                  <w:lang w:val="en-GB"/>
                </w:rPr>
                <w:t>FHP URL</w:t>
              </w:r>
              <w:r w:rsidR="00703B87" w:rsidRPr="00167548">
                <w:rPr>
                  <w:lang w:val="en-GB"/>
                </w:rPr>
                <w:t>.</w:t>
              </w:r>
            </w:ins>
          </w:p>
          <w:p w14:paraId="51AC6BFD" w14:textId="0D1FB846" w:rsidR="00FA307D" w:rsidRPr="00B04EFA" w:rsidRDefault="00FA307D" w:rsidP="00FA307D">
            <w:pPr>
              <w:autoSpaceDE w:val="0"/>
              <w:autoSpaceDN w:val="0"/>
              <w:adjustRightInd w:val="0"/>
              <w:spacing w:line="252" w:lineRule="auto"/>
              <w:ind w:left="33"/>
              <w:rPr>
                <w:rFonts w:eastAsia="Times New Roman" w:cs="Arial"/>
                <w:lang w:eastAsia="en-AU"/>
              </w:rPr>
            </w:pPr>
            <w:del w:id="568" w:author="Gina Thompson" w:date="2026-02-12T14:42:00Z" w16du:dateUtc="2026-02-12T06:42:00Z">
              <w:r w:rsidRPr="00B04EFA" w:rsidDel="00703B87">
                <w:rPr>
                  <w:rFonts w:eastAsia="Times New Roman" w:cs="Arial"/>
                  <w:lang w:eastAsia="en-AU"/>
                </w:rPr>
                <w:delText xml:space="preserve">If you are experiencing financial hardship, we may be able to assist you. Please call us on </w:delText>
              </w:r>
              <w:r w:rsidR="00BC5B12" w:rsidRPr="00BC5B12" w:rsidDel="00703B87">
                <w:rPr>
                  <w:rFonts w:eastAsia="Times New Roman" w:cs="Arial"/>
                  <w:highlight w:val="yellow"/>
                  <w:lang w:eastAsia="en-AU"/>
                </w:rPr>
                <w:delText>FHP</w:delText>
              </w:r>
              <w:r w:rsidR="00B04EFA" w:rsidRPr="00BC5B12" w:rsidDel="00703B87">
                <w:rPr>
                  <w:rFonts w:eastAsia="Times New Roman" w:cs="Arial"/>
                  <w:highlight w:val="yellow"/>
                  <w:lang w:eastAsia="en-AU"/>
                </w:rPr>
                <w:delText xml:space="preserve"> PH</w:delText>
              </w:r>
              <w:r w:rsidR="00B04EFA" w:rsidRPr="00B04EFA" w:rsidDel="00703B87">
                <w:rPr>
                  <w:rFonts w:eastAsia="Times New Roman" w:cs="Arial"/>
                  <w:highlight w:val="yellow"/>
                  <w:lang w:eastAsia="en-AU"/>
                </w:rPr>
                <w:delText>ONE NUMBER</w:delText>
              </w:r>
              <w:r w:rsidRPr="00B04EFA" w:rsidDel="00703B87">
                <w:rPr>
                  <w:rFonts w:eastAsia="Times New Roman" w:cs="Arial"/>
                  <w:lang w:eastAsia="en-AU"/>
                </w:rPr>
                <w:delText xml:space="preserve"> to discuss your situation, free from any phone in Australia. You can call us from 8am to 8pm AEST, 7 days. To review our Financial Hardship Policy, visit </w:delText>
              </w:r>
              <w:r w:rsidR="00B04EFA" w:rsidRPr="00B04EFA" w:rsidDel="00703B87">
                <w:rPr>
                  <w:rFonts w:eastAsia="Times New Roman" w:cs="Arial"/>
                  <w:highlight w:val="yellow"/>
                  <w:lang w:eastAsia="en-AU"/>
                </w:rPr>
                <w:delText>FHP URL</w:delText>
              </w:r>
              <w:r w:rsidRPr="00B04EFA" w:rsidDel="00703B87">
                <w:rPr>
                  <w:rFonts w:eastAsia="Times New Roman" w:cs="Arial"/>
                  <w:lang w:eastAsia="en-AU"/>
                </w:rPr>
                <w:delText>.</w:delText>
              </w:r>
            </w:del>
          </w:p>
          <w:p w14:paraId="5EB7A944" w14:textId="77777777" w:rsidR="00FA307D" w:rsidRPr="00B04EFA" w:rsidRDefault="00FA307D" w:rsidP="00FA307D">
            <w:pPr>
              <w:autoSpaceDE w:val="0"/>
              <w:autoSpaceDN w:val="0"/>
              <w:adjustRightInd w:val="0"/>
              <w:spacing w:line="252" w:lineRule="auto"/>
              <w:ind w:left="33"/>
              <w:rPr>
                <w:rFonts w:eastAsia="Times New Roman" w:cs="Arial"/>
                <w:lang w:eastAsia="en-AU"/>
              </w:rPr>
            </w:pPr>
          </w:p>
          <w:p w14:paraId="3FD31E22" w14:textId="77777777" w:rsidR="00B04EFA" w:rsidRDefault="00FA307D" w:rsidP="00FA307D">
            <w:pPr>
              <w:autoSpaceDE w:val="0"/>
              <w:autoSpaceDN w:val="0"/>
              <w:adjustRightInd w:val="0"/>
              <w:spacing w:line="252" w:lineRule="auto"/>
              <w:ind w:left="33"/>
              <w:rPr>
                <w:rFonts w:eastAsia="Times New Roman" w:cs="Arial"/>
                <w:lang w:eastAsia="en-AU"/>
              </w:rPr>
            </w:pPr>
            <w:r w:rsidRPr="00B04EFA">
              <w:rPr>
                <w:rFonts w:eastAsia="Times New Roman" w:cs="Arial"/>
                <w:lang w:eastAsia="en-AU"/>
              </w:rPr>
              <w:t>Thanks,</w:t>
            </w:r>
          </w:p>
          <w:p w14:paraId="46E5862C" w14:textId="79F8B17E" w:rsidR="00FA307D" w:rsidRPr="00B04EFA" w:rsidRDefault="00FA307D" w:rsidP="00FA307D">
            <w:pPr>
              <w:autoSpaceDE w:val="0"/>
              <w:autoSpaceDN w:val="0"/>
              <w:adjustRightInd w:val="0"/>
              <w:spacing w:line="252" w:lineRule="auto"/>
              <w:ind w:left="33"/>
              <w:rPr>
                <w:rFonts w:eastAsia="Times New Roman" w:cs="Arial"/>
                <w:b/>
                <w:bCs/>
                <w:lang w:eastAsia="en-AU"/>
              </w:rPr>
            </w:pPr>
            <w:r w:rsidRPr="00B04EFA">
              <w:rPr>
                <w:rFonts w:eastAsia="Times New Roman" w:cs="Arial"/>
                <w:lang w:eastAsia="en-AU"/>
              </w:rPr>
              <w:br/>
            </w:r>
            <w:ins w:id="569" w:author="Gina Thompson" w:date="2026-02-12T15:14:00Z" w16du:dateUtc="2026-02-12T07:14:00Z">
              <w:r w:rsidR="00C04996" w:rsidRPr="008D2EFE">
                <w:rPr>
                  <w:b/>
                  <w:bCs/>
                </w:rPr>
                <w:t xml:space="preserve">The </w:t>
              </w:r>
            </w:ins>
            <w:del w:id="570" w:author="Gina Thompson" w:date="2026-02-12T15:14:00Z" w16du:dateUtc="2026-02-12T07:14:00Z">
              <w:r w:rsidRPr="00B04EFA" w:rsidDel="00C04996">
                <w:rPr>
                  <w:rFonts w:eastAsia="Times New Roman" w:cs="Arial"/>
                  <w:b/>
                  <w:bCs/>
                  <w:lang w:eastAsia="en-AU"/>
                </w:rPr>
                <w:delText xml:space="preserve">Your </w:delText>
              </w:r>
            </w:del>
            <w:r w:rsidR="00B04EFA" w:rsidRPr="00B04EFA">
              <w:rPr>
                <w:rFonts w:eastAsia="Times New Roman" w:cs="Arial"/>
                <w:b/>
                <w:bCs/>
                <w:highlight w:val="yellow"/>
                <w:lang w:eastAsia="en-AU"/>
              </w:rPr>
              <w:t>BRAND</w:t>
            </w:r>
            <w:r w:rsidRPr="00B04EFA">
              <w:rPr>
                <w:rFonts w:eastAsia="Times New Roman" w:cs="Arial"/>
                <w:b/>
                <w:bCs/>
                <w:lang w:eastAsia="en-AU"/>
              </w:rPr>
              <w:t xml:space="preserve"> Team</w:t>
            </w:r>
          </w:p>
          <w:p w14:paraId="52661D11" w14:textId="77777777" w:rsidR="00FA307D" w:rsidRDefault="00FA307D" w:rsidP="003C750E"/>
          <w:p w14:paraId="3275F0AA" w14:textId="77777777" w:rsidR="00B50A24" w:rsidRPr="00167548" w:rsidRDefault="00B50A24" w:rsidP="00B50A24">
            <w:pPr>
              <w:rPr>
                <w:highlight w:val="cyan"/>
              </w:rPr>
            </w:pPr>
            <w:r w:rsidRPr="00167548">
              <w:rPr>
                <w:highlight w:val="cyan"/>
              </w:rPr>
              <w:t>HOW TO PAY COMPONENT</w:t>
            </w:r>
          </w:p>
          <w:p w14:paraId="719E7B47" w14:textId="77777777" w:rsidR="00B50A24" w:rsidRPr="00167548" w:rsidRDefault="00B50A24" w:rsidP="00B50A24">
            <w:pPr>
              <w:rPr>
                <w:highlight w:val="cyan"/>
              </w:rPr>
            </w:pPr>
          </w:p>
          <w:p w14:paraId="67EC449B" w14:textId="77777777" w:rsidR="00B50A24" w:rsidRPr="00167548" w:rsidRDefault="00B50A24" w:rsidP="00B50A24">
            <w:r w:rsidRPr="00167548">
              <w:rPr>
                <w:highlight w:val="cyan"/>
              </w:rPr>
              <w:t>PAYMENT SLIP COMPONENT</w:t>
            </w:r>
          </w:p>
          <w:p w14:paraId="768045F6" w14:textId="77777777" w:rsidR="00B50A24" w:rsidRDefault="00B50A24" w:rsidP="003C750E"/>
          <w:p w14:paraId="5E38822A" w14:textId="77777777" w:rsidR="004C3ACB" w:rsidRPr="00167548" w:rsidRDefault="004C3ACB" w:rsidP="004C3ACB">
            <w:r>
              <w:rPr>
                <w:highlight w:val="cyan"/>
              </w:rPr>
              <w:t>SECURITY FOOTER</w:t>
            </w:r>
            <w:r w:rsidRPr="00167548">
              <w:rPr>
                <w:highlight w:val="cyan"/>
              </w:rPr>
              <w:t xml:space="preserve"> COMPONENT</w:t>
            </w:r>
          </w:p>
          <w:p w14:paraId="602ABCBC" w14:textId="17777E64" w:rsidR="00AA48BC" w:rsidRPr="00167548" w:rsidRDefault="00AA48BC" w:rsidP="00AA48BC"/>
        </w:tc>
      </w:tr>
      <w:tr w:rsidR="0099509F" w:rsidRPr="00167548" w14:paraId="744CF91F" w14:textId="77777777" w:rsidTr="006F0E93">
        <w:tc>
          <w:tcPr>
            <w:tcW w:w="2828" w:type="dxa"/>
          </w:tcPr>
          <w:p w14:paraId="3D494FB4" w14:textId="2EFF6F74" w:rsidR="003C750E" w:rsidRPr="00167548" w:rsidRDefault="003C750E" w:rsidP="003C750E">
            <w:pPr>
              <w:rPr>
                <w:b/>
                <w:bCs/>
              </w:rPr>
            </w:pPr>
            <w:r w:rsidRPr="00167548">
              <w:rPr>
                <w:b/>
                <w:bCs/>
              </w:rPr>
              <w:lastRenderedPageBreak/>
              <w:t>Payment Arrangement confirmed - Scheduled</w:t>
            </w:r>
          </w:p>
          <w:p w14:paraId="408388C7" w14:textId="77777777" w:rsidR="003C750E" w:rsidRPr="00167548" w:rsidRDefault="003C750E" w:rsidP="003C750E"/>
          <w:p w14:paraId="19B8D430" w14:textId="77777777" w:rsidR="003C750E" w:rsidRDefault="003C750E" w:rsidP="003C750E">
            <w:r w:rsidRPr="00167548">
              <w:t xml:space="preserve">Sent when </w:t>
            </w:r>
            <w:r w:rsidR="009A0C49">
              <w:t>a scheduled payment arrangement is confirmed</w:t>
            </w:r>
            <w:r w:rsidR="00163569">
              <w:t>.</w:t>
            </w:r>
          </w:p>
          <w:p w14:paraId="391A9CB7" w14:textId="77777777" w:rsidR="0099509F" w:rsidRDefault="0099509F" w:rsidP="003C750E"/>
          <w:p w14:paraId="59E2CFFE" w14:textId="3704735A" w:rsidR="0099509F" w:rsidRPr="00167548" w:rsidRDefault="0099509F" w:rsidP="003C750E">
            <w:r>
              <w:t>This notice does not have a payment slip.</w:t>
            </w:r>
          </w:p>
        </w:tc>
        <w:tc>
          <w:tcPr>
            <w:tcW w:w="2206" w:type="dxa"/>
          </w:tcPr>
          <w:p w14:paraId="18D2EDCE" w14:textId="01038375" w:rsidR="00B62F18" w:rsidRPr="00167548" w:rsidRDefault="00B62F18" w:rsidP="00B62F18">
            <w:r w:rsidRPr="00167548">
              <w:t>TPG_</w:t>
            </w:r>
            <w:r w:rsidR="0072550F">
              <w:t>ARRS</w:t>
            </w:r>
          </w:p>
          <w:p w14:paraId="6EF9B87F" w14:textId="77777777" w:rsidR="00B62F18" w:rsidRPr="00167548" w:rsidRDefault="00B62F18" w:rsidP="00B62F18"/>
          <w:p w14:paraId="6D523623" w14:textId="151492B8" w:rsidR="003C750E" w:rsidRPr="00167548" w:rsidRDefault="00B62F18" w:rsidP="00B62F18">
            <w:r w:rsidRPr="00167548">
              <w:t>IINET_</w:t>
            </w:r>
            <w:r w:rsidR="0072550F">
              <w:t>ARRS</w:t>
            </w:r>
          </w:p>
        </w:tc>
        <w:tc>
          <w:tcPr>
            <w:tcW w:w="8914" w:type="dxa"/>
          </w:tcPr>
          <w:p w14:paraId="3FE22F1E" w14:textId="77777777" w:rsidR="00DF36B2" w:rsidRPr="00167548" w:rsidRDefault="00DF36B2" w:rsidP="00B50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Support Team" &lt;</w:t>
            </w:r>
            <w:r w:rsidRPr="00167548">
              <w:rPr>
                <w:rFonts w:eastAsia="Times New Roman" w:cstheme="minorHAnsi"/>
                <w:highlight w:val="yellow"/>
              </w:rPr>
              <w:t>NO-REPLY EMAIL</w:t>
            </w:r>
            <w:r w:rsidRPr="00167548">
              <w:rPr>
                <w:rFonts w:eastAsia="Times New Roman" w:cstheme="minorHAnsi"/>
              </w:rPr>
              <w:t>&gt;</w:t>
            </w:r>
          </w:p>
          <w:p w14:paraId="633658B4" w14:textId="77777777" w:rsidR="00DF36B2" w:rsidRPr="00167548" w:rsidRDefault="00DF36B2" w:rsidP="00B50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36F5E42F" w14:textId="4D49B499" w:rsidR="00DF36B2" w:rsidRPr="00167548" w:rsidRDefault="00DF36B2" w:rsidP="00B50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B50A24" w:rsidRPr="00167548">
              <w:rPr>
                <w:rFonts w:eastAsia="Times New Roman" w:cs="Calibri"/>
                <w:lang w:eastAsia="en-AU"/>
              </w:rPr>
              <w:t xml:space="preserve">Payment </w:t>
            </w:r>
            <w:ins w:id="571" w:author="Gina Thompson" w:date="2026-02-16T11:20:00Z" w16du:dateUtc="2026-02-16T03:20:00Z">
              <w:r w:rsidR="009B5E86">
                <w:rPr>
                  <w:rFonts w:eastAsia="Times New Roman" w:cs="Calibri"/>
                  <w:lang w:eastAsia="en-AU"/>
                </w:rPr>
                <w:t>a</w:t>
              </w:r>
            </w:ins>
            <w:del w:id="572" w:author="Gina Thompson" w:date="2026-02-16T11:20:00Z" w16du:dateUtc="2026-02-16T03:20:00Z">
              <w:r w:rsidR="00B50A24" w:rsidRPr="00167548" w:rsidDel="009B5E86">
                <w:rPr>
                  <w:rFonts w:eastAsia="Times New Roman" w:cs="Calibri"/>
                  <w:lang w:eastAsia="en-AU"/>
                </w:rPr>
                <w:delText>A</w:delText>
              </w:r>
            </w:del>
            <w:r w:rsidR="00B50A24" w:rsidRPr="00167548">
              <w:rPr>
                <w:rFonts w:eastAsia="Times New Roman" w:cs="Calibri"/>
                <w:lang w:eastAsia="en-AU"/>
              </w:rPr>
              <w:t xml:space="preserve">rrangement </w:t>
            </w:r>
            <w:ins w:id="573" w:author="Gina Thompson" w:date="2026-02-16T11:19:00Z" w16du:dateUtc="2026-02-16T03:19:00Z">
              <w:r w:rsidR="009B5E86">
                <w:rPr>
                  <w:rFonts w:eastAsia="Times New Roman" w:cs="Calibri"/>
                  <w:lang w:eastAsia="en-AU"/>
                </w:rPr>
                <w:t>c</w:t>
              </w:r>
            </w:ins>
            <w:del w:id="574" w:author="Gina Thompson" w:date="2026-02-16T11:19:00Z" w16du:dateUtc="2026-02-16T03:19:00Z">
              <w:r w:rsidR="00B50A24" w:rsidRPr="00167548" w:rsidDel="009B5E86">
                <w:rPr>
                  <w:rFonts w:eastAsia="Times New Roman" w:cs="Calibri"/>
                  <w:lang w:eastAsia="en-AU"/>
                </w:rPr>
                <w:delText>C</w:delText>
              </w:r>
            </w:del>
            <w:r w:rsidR="00B50A24" w:rsidRPr="00167548">
              <w:rPr>
                <w:rFonts w:eastAsia="Times New Roman" w:cs="Calibri"/>
                <w:lang w:eastAsia="en-AU"/>
              </w:rPr>
              <w:t>onfirmation</w:t>
            </w:r>
          </w:p>
          <w:p w14:paraId="3471935F" w14:textId="77777777" w:rsidR="00B50A24" w:rsidRDefault="00B50A24" w:rsidP="00B50A24">
            <w:pPr>
              <w:autoSpaceDE w:val="0"/>
              <w:autoSpaceDN w:val="0"/>
              <w:adjustRightInd w:val="0"/>
              <w:spacing w:line="252" w:lineRule="auto"/>
              <w:rPr>
                <w:rFonts w:eastAsia="Times New Roman" w:cs="Calibri"/>
                <w:lang w:eastAsia="en-AU"/>
              </w:rPr>
            </w:pPr>
          </w:p>
          <w:p w14:paraId="1240C5BF" w14:textId="3367E965" w:rsidR="00B50A24" w:rsidRDefault="00B50A24" w:rsidP="00B50A24">
            <w:pPr>
              <w:autoSpaceDE w:val="0"/>
              <w:autoSpaceDN w:val="0"/>
              <w:adjustRightInd w:val="0"/>
              <w:spacing w:line="252" w:lineRule="auto"/>
              <w:rPr>
                <w:rFonts w:eastAsia="Times New Roman" w:cs="Calibri"/>
                <w:color w:val="0070C0"/>
                <w:lang w:eastAsia="en-AU"/>
              </w:rPr>
            </w:pPr>
            <w:r w:rsidRPr="00B50A24">
              <w:rPr>
                <w:rFonts w:eastAsia="Times New Roman" w:cs="Calibri"/>
                <w:b/>
                <w:bCs/>
                <w:lang w:eastAsia="en-AU"/>
              </w:rPr>
              <w:t>Customer Number:</w:t>
            </w:r>
            <w:r w:rsidRPr="00167548">
              <w:rPr>
                <w:rFonts w:eastAsia="Times New Roman" w:cs="Calibri"/>
                <w:b/>
                <w:bCs/>
                <w:lang w:eastAsia="en-AU"/>
              </w:rPr>
              <w:t xml:space="preserve"> </w:t>
            </w:r>
            <w:proofErr w:type="spellStart"/>
            <w:r w:rsidRPr="00B50A24">
              <w:rPr>
                <w:rFonts w:eastAsia="Times New Roman" w:cs="Calibri"/>
                <w:highlight w:val="green"/>
                <w:lang w:eastAsia="en-AU"/>
              </w:rPr>
              <w:t>AccountRefNo</w:t>
            </w:r>
            <w:proofErr w:type="spellEnd"/>
          </w:p>
          <w:p w14:paraId="29C99B52" w14:textId="77777777" w:rsidR="00B50A24" w:rsidRPr="00167548" w:rsidRDefault="00B50A24" w:rsidP="00B50A24">
            <w:pPr>
              <w:autoSpaceDE w:val="0"/>
              <w:autoSpaceDN w:val="0"/>
              <w:adjustRightInd w:val="0"/>
              <w:spacing w:line="252" w:lineRule="auto"/>
              <w:rPr>
                <w:rFonts w:eastAsia="Times New Roman" w:cs="Calibri"/>
                <w:color w:val="0070C0"/>
                <w:lang w:eastAsia="en-AU"/>
              </w:rPr>
            </w:pPr>
          </w:p>
          <w:p w14:paraId="59EEE8E2" w14:textId="29C8248A" w:rsidR="00B50A24" w:rsidRDefault="00B50A24" w:rsidP="00B50A24">
            <w:pPr>
              <w:autoSpaceDE w:val="0"/>
              <w:autoSpaceDN w:val="0"/>
              <w:adjustRightInd w:val="0"/>
              <w:spacing w:line="252" w:lineRule="auto"/>
              <w:rPr>
                <w:rFonts w:eastAsia="Times New Roman" w:cs="Calibri"/>
                <w:b/>
                <w:bCs/>
                <w:color w:val="0070C0"/>
                <w:lang w:eastAsia="en-AU"/>
              </w:rPr>
            </w:pPr>
            <w:r w:rsidRPr="00B50A24">
              <w:rPr>
                <w:rFonts w:eastAsia="Times New Roman" w:cs="Calibri"/>
                <w:b/>
                <w:bCs/>
                <w:lang w:eastAsia="en-AU"/>
              </w:rPr>
              <w:t>Overdue Amount:</w:t>
            </w:r>
            <w:r w:rsidRPr="00167548">
              <w:rPr>
                <w:rFonts w:eastAsia="Times New Roman" w:cs="Calibri"/>
                <w:b/>
                <w:bCs/>
                <w:lang w:eastAsia="en-AU"/>
              </w:rPr>
              <w:t xml:space="preserve"> </w:t>
            </w:r>
            <w:r w:rsidRPr="00167548">
              <w:rPr>
                <w:rFonts w:eastAsia="Times New Roman" w:cs="Calibri"/>
                <w:b/>
                <w:bCs/>
                <w:color w:val="0070C0"/>
                <w:lang w:eastAsia="en-AU"/>
              </w:rPr>
              <w:t xml:space="preserve"> </w:t>
            </w:r>
            <w:r w:rsidRPr="00AD6ACD">
              <w:rPr>
                <w:rFonts w:eastAsia="Times New Roman" w:cs="Calibri"/>
                <w:lang w:eastAsia="en-AU"/>
              </w:rPr>
              <w:t>$</w:t>
            </w:r>
            <w:proofErr w:type="spellStart"/>
            <w:r w:rsidRPr="00B50A24">
              <w:rPr>
                <w:rFonts w:eastAsia="Times New Roman" w:cs="Calibri"/>
                <w:highlight w:val="green"/>
                <w:lang w:eastAsia="en-AU"/>
              </w:rPr>
              <w:t>OverdueAmount</w:t>
            </w:r>
            <w:proofErr w:type="spellEnd"/>
            <w:r w:rsidRPr="00167548">
              <w:rPr>
                <w:rFonts w:eastAsia="Times New Roman" w:cs="Calibri"/>
                <w:b/>
                <w:bCs/>
                <w:lang w:eastAsia="en-AU"/>
              </w:rPr>
              <w:t xml:space="preserve"> </w:t>
            </w:r>
            <w:r w:rsidRPr="00B50A24">
              <w:rPr>
                <w:rFonts w:eastAsia="Times New Roman" w:cs="Calibri"/>
                <w:lang w:eastAsia="en-AU"/>
              </w:rPr>
              <w:t xml:space="preserve">- As at </w:t>
            </w:r>
            <w:r w:rsidRPr="00B50A24">
              <w:rPr>
                <w:rFonts w:eastAsia="Times New Roman" w:cs="Calibri"/>
                <w:highlight w:val="green"/>
                <w:lang w:eastAsia="en-AU"/>
              </w:rPr>
              <w:t>DD-MM-YYYY</w:t>
            </w:r>
          </w:p>
          <w:p w14:paraId="7957E5FC" w14:textId="77777777" w:rsidR="00B50A24" w:rsidRPr="00167548" w:rsidRDefault="00B50A24" w:rsidP="00B50A24">
            <w:pPr>
              <w:autoSpaceDE w:val="0"/>
              <w:autoSpaceDN w:val="0"/>
              <w:adjustRightInd w:val="0"/>
              <w:spacing w:line="252" w:lineRule="auto"/>
              <w:rPr>
                <w:rFonts w:eastAsia="Times New Roman" w:cs="Calibri"/>
                <w:b/>
                <w:bCs/>
                <w:lang w:eastAsia="en-AU"/>
              </w:rPr>
            </w:pPr>
          </w:p>
          <w:p w14:paraId="3D68FE4B" w14:textId="77777777" w:rsidR="00B50A24" w:rsidRPr="0072550F" w:rsidRDefault="00B50A24" w:rsidP="00B50A24">
            <w:pPr>
              <w:autoSpaceDE w:val="0"/>
              <w:autoSpaceDN w:val="0"/>
              <w:adjustRightInd w:val="0"/>
              <w:spacing w:line="252" w:lineRule="auto"/>
              <w:rPr>
                <w:rFonts w:eastAsia="Times New Roman" w:cs="Calibri"/>
                <w:b/>
                <w:bCs/>
                <w:lang w:eastAsia="en-AU"/>
              </w:rPr>
            </w:pPr>
            <w:r w:rsidRPr="00B50A24">
              <w:rPr>
                <w:rFonts w:eastAsia="Times New Roman" w:cs="Calibri"/>
                <w:b/>
                <w:bCs/>
                <w:lang w:eastAsia="en-AU"/>
              </w:rPr>
              <w:t>Total Arrangement Balance</w:t>
            </w:r>
            <w:r w:rsidRPr="00167548">
              <w:rPr>
                <w:rFonts w:eastAsia="Times New Roman" w:cs="Calibri"/>
                <w:lang w:eastAsia="en-AU"/>
              </w:rPr>
              <w:t>:</w:t>
            </w:r>
            <w:r w:rsidRPr="00167548">
              <w:rPr>
                <w:rFonts w:eastAsia="Times New Roman" w:cs="Calibri"/>
                <w:b/>
                <w:bCs/>
                <w:lang w:eastAsia="en-AU"/>
              </w:rPr>
              <w:t xml:space="preserve"> </w:t>
            </w:r>
            <w:r w:rsidRPr="00AD6ACD">
              <w:rPr>
                <w:rFonts w:eastAsia="Times New Roman" w:cs="Calibri"/>
                <w:lang w:eastAsia="en-AU"/>
              </w:rPr>
              <w:t>$</w:t>
            </w:r>
            <w:proofErr w:type="spellStart"/>
            <w:r w:rsidRPr="0072550F">
              <w:rPr>
                <w:rFonts w:eastAsia="Times New Roman" w:cs="Calibri"/>
                <w:highlight w:val="green"/>
                <w:lang w:eastAsia="en-AU"/>
              </w:rPr>
              <w:t>TotalArrgBal</w:t>
            </w:r>
            <w:proofErr w:type="spellEnd"/>
          </w:p>
          <w:p w14:paraId="0B80716A" w14:textId="77777777" w:rsidR="00B50A24" w:rsidRPr="00167548" w:rsidRDefault="00B50A24" w:rsidP="00B50A24">
            <w:pPr>
              <w:autoSpaceDE w:val="0"/>
              <w:autoSpaceDN w:val="0"/>
              <w:adjustRightInd w:val="0"/>
              <w:spacing w:line="252" w:lineRule="auto"/>
              <w:rPr>
                <w:rFonts w:eastAsia="Times New Roman" w:cs="Calibri"/>
                <w:b/>
                <w:bCs/>
                <w:lang w:eastAsia="en-AU"/>
              </w:rPr>
            </w:pPr>
          </w:p>
          <w:p w14:paraId="7FF05510" w14:textId="6436B35B" w:rsidR="00B50A24" w:rsidRPr="000D2AE2" w:rsidRDefault="00B50A24" w:rsidP="00655D33">
            <w:pPr>
              <w:pStyle w:val="Heading3"/>
              <w:rPr>
                <w:rFonts w:eastAsia="Times New Roman"/>
                <w:b/>
                <w:bCs/>
                <w:color w:val="auto"/>
                <w:lang w:eastAsia="en-AU"/>
              </w:rPr>
            </w:pPr>
            <w:r w:rsidRPr="000D2AE2">
              <w:rPr>
                <w:rFonts w:eastAsia="Times New Roman"/>
                <w:b/>
                <w:bCs/>
                <w:color w:val="auto"/>
                <w:lang w:eastAsia="en-AU"/>
              </w:rPr>
              <w:lastRenderedPageBreak/>
              <w:t>Y</w:t>
            </w:r>
            <w:r w:rsidR="00655D33" w:rsidRPr="000D2AE2">
              <w:rPr>
                <w:rFonts w:eastAsia="Times New Roman"/>
                <w:b/>
                <w:bCs/>
                <w:color w:val="auto"/>
                <w:lang w:eastAsia="en-AU"/>
              </w:rPr>
              <w:t>our payment arrangement</w:t>
            </w:r>
          </w:p>
          <w:p w14:paraId="5CA761D9" w14:textId="77777777" w:rsidR="00B50A24" w:rsidRPr="00167548" w:rsidRDefault="00B50A24" w:rsidP="00B50A24">
            <w:pPr>
              <w:autoSpaceDE w:val="0"/>
              <w:autoSpaceDN w:val="0"/>
              <w:adjustRightInd w:val="0"/>
              <w:spacing w:line="252" w:lineRule="auto"/>
              <w:rPr>
                <w:rFonts w:eastAsia="Times New Roman" w:cs="Calibri"/>
                <w:b/>
                <w:bCs/>
                <w:lang w:eastAsia="en-AU"/>
              </w:rPr>
            </w:pPr>
          </w:p>
          <w:p w14:paraId="41FC5481" w14:textId="77777777" w:rsidR="00B50A24"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Hi </w:t>
            </w:r>
            <w:proofErr w:type="spellStart"/>
            <w:r w:rsidRPr="00B50A24">
              <w:rPr>
                <w:rFonts w:eastAsia="Times New Roman" w:cs="Calibri"/>
                <w:highlight w:val="green"/>
                <w:lang w:eastAsia="en-AU"/>
              </w:rPr>
              <w:t>title:firstname:lastname</w:t>
            </w:r>
            <w:proofErr w:type="spellEnd"/>
            <w:r w:rsidRPr="00167548">
              <w:rPr>
                <w:rFonts w:eastAsia="Times New Roman" w:cs="Calibri"/>
                <w:lang w:eastAsia="en-AU"/>
              </w:rPr>
              <w:t>,</w:t>
            </w:r>
          </w:p>
          <w:p w14:paraId="6ADF81A6" w14:textId="77777777" w:rsidR="00B50A24" w:rsidRPr="00167548" w:rsidRDefault="00B50A24" w:rsidP="00B50A24">
            <w:pPr>
              <w:autoSpaceDE w:val="0"/>
              <w:autoSpaceDN w:val="0"/>
              <w:adjustRightInd w:val="0"/>
              <w:spacing w:line="252" w:lineRule="auto"/>
              <w:rPr>
                <w:rFonts w:eastAsia="Times New Roman" w:cs="Calibri"/>
                <w:lang w:eastAsia="en-AU"/>
              </w:rPr>
            </w:pPr>
          </w:p>
          <w:p w14:paraId="08429EED" w14:textId="77777777" w:rsidR="00B50A24"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Thanks for getting in touch with us about your account. As agreed, your payment schedule is as follows:</w:t>
            </w:r>
          </w:p>
          <w:p w14:paraId="40EA80D6" w14:textId="77777777" w:rsidR="00B50A24" w:rsidRPr="00167548" w:rsidRDefault="00B50A24" w:rsidP="00B50A24">
            <w:pPr>
              <w:autoSpaceDE w:val="0"/>
              <w:autoSpaceDN w:val="0"/>
              <w:adjustRightInd w:val="0"/>
              <w:spacing w:line="252" w:lineRule="auto"/>
              <w:rPr>
                <w:rFonts w:eastAsia="Times New Roman" w:cs="Calibri"/>
                <w:lang w:eastAsia="en-AU"/>
              </w:rPr>
            </w:pPr>
          </w:p>
          <w:p w14:paraId="7ED79733" w14:textId="7BD3146A" w:rsidR="00B50A24" w:rsidRDefault="00B50A24" w:rsidP="00B50A24">
            <w:pPr>
              <w:autoSpaceDE w:val="0"/>
              <w:autoSpaceDN w:val="0"/>
              <w:adjustRightInd w:val="0"/>
              <w:spacing w:line="252" w:lineRule="auto"/>
              <w:rPr>
                <w:rFonts w:eastAsia="Times New Roman" w:cs="Calibri"/>
                <w:lang w:eastAsia="en-AU"/>
              </w:rPr>
            </w:pPr>
            <w:r w:rsidRPr="008C0B11">
              <w:rPr>
                <w:rFonts w:eastAsia="Times New Roman" w:cs="Calibri"/>
                <w:b/>
                <w:bCs/>
                <w:lang w:eastAsia="en-AU"/>
              </w:rPr>
              <w:t>First payment:</w:t>
            </w:r>
            <w:r w:rsidRPr="00167548">
              <w:rPr>
                <w:rFonts w:eastAsia="Times New Roman" w:cs="Calibri"/>
                <w:lang w:eastAsia="en-AU"/>
              </w:rPr>
              <w:t xml:space="preserve"> </w:t>
            </w:r>
            <w:r w:rsidRPr="00AD6ACD">
              <w:rPr>
                <w:rFonts w:eastAsia="Times New Roman" w:cs="Calibri"/>
                <w:lang w:eastAsia="en-AU"/>
              </w:rPr>
              <w:t>$</w:t>
            </w:r>
            <w:proofErr w:type="spellStart"/>
            <w:r w:rsidRPr="00B50A24">
              <w:rPr>
                <w:rFonts w:eastAsia="Times New Roman" w:cs="Calibri"/>
                <w:highlight w:val="green"/>
                <w:lang w:eastAsia="en-AU"/>
              </w:rPr>
              <w:t>firstpayAmount</w:t>
            </w:r>
            <w:proofErr w:type="spellEnd"/>
            <w:r w:rsidRPr="00B50A24">
              <w:rPr>
                <w:rFonts w:eastAsia="Times New Roman" w:cs="Calibri"/>
                <w:lang w:eastAsia="en-AU"/>
              </w:rPr>
              <w:t xml:space="preserve"> </w:t>
            </w:r>
            <w:r w:rsidRPr="00167548">
              <w:rPr>
                <w:rFonts w:eastAsia="Times New Roman" w:cs="Calibri"/>
                <w:lang w:eastAsia="en-AU"/>
              </w:rPr>
              <w:t xml:space="preserve">due on </w:t>
            </w:r>
            <w:r w:rsidRPr="00B50A24">
              <w:rPr>
                <w:rFonts w:eastAsia="Times New Roman" w:cs="Calibri"/>
                <w:highlight w:val="green"/>
                <w:lang w:eastAsia="en-AU"/>
              </w:rPr>
              <w:t>DD-MM-YYYY</w:t>
            </w:r>
            <w:r w:rsidRPr="00167548">
              <w:rPr>
                <w:rFonts w:eastAsia="Times New Roman" w:cs="Calibri"/>
                <w:color w:val="0070C0"/>
                <w:lang w:eastAsia="en-AU"/>
              </w:rPr>
              <w:t xml:space="preserve"> </w:t>
            </w:r>
            <w:r w:rsidRPr="00167548">
              <w:rPr>
                <w:rFonts w:eastAsia="Times New Roman" w:cs="Calibri"/>
                <w:lang w:eastAsia="en-AU"/>
              </w:rPr>
              <w:t xml:space="preserve">and </w:t>
            </w:r>
            <w:r w:rsidRPr="00AD6ACD">
              <w:rPr>
                <w:rFonts w:eastAsia="Times New Roman" w:cs="Calibri"/>
                <w:lang w:eastAsia="en-AU"/>
              </w:rPr>
              <w:t>$</w:t>
            </w:r>
            <w:proofErr w:type="spellStart"/>
            <w:r w:rsidRPr="00B50A24">
              <w:rPr>
                <w:rFonts w:eastAsia="Times New Roman" w:cs="Calibri"/>
                <w:highlight w:val="green"/>
                <w:lang w:eastAsia="en-AU"/>
              </w:rPr>
              <w:t>installamount</w:t>
            </w:r>
            <w:proofErr w:type="spellEnd"/>
            <w:r w:rsidRPr="00167548">
              <w:rPr>
                <w:rFonts w:eastAsia="Times New Roman" w:cs="Calibri"/>
                <w:color w:val="0070C0"/>
                <w:lang w:eastAsia="en-AU"/>
              </w:rPr>
              <w:t xml:space="preserve"> </w:t>
            </w:r>
            <w:r w:rsidRPr="00167548">
              <w:rPr>
                <w:rFonts w:eastAsia="Times New Roman" w:cs="Calibri"/>
                <w:lang w:eastAsia="en-AU"/>
              </w:rPr>
              <w:t xml:space="preserve">per month thereafter until the total arrangement balance of </w:t>
            </w:r>
            <w:r w:rsidRPr="00AD6ACD">
              <w:rPr>
                <w:rFonts w:eastAsia="Times New Roman" w:cs="Calibri"/>
                <w:lang w:eastAsia="en-AU"/>
              </w:rPr>
              <w:t>$</w:t>
            </w:r>
            <w:proofErr w:type="spellStart"/>
            <w:r w:rsidRPr="00B50A24">
              <w:rPr>
                <w:rFonts w:eastAsia="Times New Roman" w:cs="Calibri"/>
                <w:highlight w:val="green"/>
                <w:lang w:eastAsia="en-AU"/>
              </w:rPr>
              <w:t>totalArrgBal</w:t>
            </w:r>
            <w:proofErr w:type="spellEnd"/>
            <w:r w:rsidRPr="00B50A24">
              <w:rPr>
                <w:rFonts w:eastAsia="Times New Roman" w:cs="Calibri"/>
                <w:lang w:eastAsia="en-AU"/>
              </w:rPr>
              <w:t xml:space="preserve"> </w:t>
            </w:r>
            <w:r w:rsidRPr="00167548">
              <w:rPr>
                <w:rFonts w:eastAsia="Times New Roman" w:cs="Calibri"/>
                <w:lang w:eastAsia="en-AU"/>
              </w:rPr>
              <w:t>is paid in full.</w:t>
            </w:r>
          </w:p>
          <w:p w14:paraId="3F1197FF" w14:textId="77777777" w:rsidR="00B50A24" w:rsidRPr="00167548" w:rsidRDefault="00B50A24" w:rsidP="00B50A24">
            <w:pPr>
              <w:autoSpaceDE w:val="0"/>
              <w:autoSpaceDN w:val="0"/>
              <w:adjustRightInd w:val="0"/>
              <w:spacing w:line="252" w:lineRule="auto"/>
              <w:rPr>
                <w:rFonts w:eastAsia="Times New Roman" w:cs="Calibri"/>
                <w:lang w:eastAsia="en-AU"/>
              </w:rPr>
            </w:pPr>
          </w:p>
          <w:p w14:paraId="2FD08D11" w14:textId="688B2746" w:rsidR="00B50A24"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The duration of the repayment plan will be for </w:t>
            </w:r>
            <w:r w:rsidR="0072550F" w:rsidRPr="0072550F">
              <w:rPr>
                <w:rFonts w:eastAsia="Times New Roman" w:cs="Calibri"/>
                <w:highlight w:val="green"/>
                <w:lang w:eastAsia="en-AU"/>
              </w:rPr>
              <w:t>A</w:t>
            </w:r>
            <w:r w:rsidRPr="0072550F">
              <w:rPr>
                <w:rFonts w:eastAsia="Times New Roman" w:cs="Calibri"/>
                <w:highlight w:val="green"/>
                <w:lang w:eastAsia="en-AU"/>
              </w:rPr>
              <w:t>rrangement frequency, number installs</w:t>
            </w:r>
            <w:r w:rsidRPr="00167548">
              <w:rPr>
                <w:rFonts w:eastAsia="Times New Roman" w:cs="Calibri"/>
                <w:color w:val="0070C0"/>
                <w:lang w:eastAsia="en-AU"/>
              </w:rPr>
              <w:t xml:space="preserve"> </w:t>
            </w:r>
            <w:r w:rsidRPr="00167548">
              <w:rPr>
                <w:rFonts w:eastAsia="Times New Roman" w:cs="Calibri"/>
                <w:lang w:eastAsia="en-AU"/>
              </w:rPr>
              <w:t>monthly instalments as per the agreed schedule.</w:t>
            </w:r>
          </w:p>
          <w:p w14:paraId="3D61A175" w14:textId="77777777" w:rsidR="00B50A24" w:rsidRPr="00167548" w:rsidRDefault="00B50A24" w:rsidP="00B50A24">
            <w:pPr>
              <w:autoSpaceDE w:val="0"/>
              <w:autoSpaceDN w:val="0"/>
              <w:adjustRightInd w:val="0"/>
              <w:spacing w:line="252" w:lineRule="auto"/>
              <w:rPr>
                <w:rFonts w:eastAsia="Times New Roman" w:cs="Calibri"/>
                <w:lang w:eastAsia="en-AU"/>
              </w:rPr>
            </w:pPr>
          </w:p>
          <w:p w14:paraId="6EC0A3A8" w14:textId="77777777" w:rsidR="00B50A24" w:rsidRPr="00B50A24" w:rsidRDefault="00B50A24" w:rsidP="00B50A24">
            <w:pPr>
              <w:autoSpaceDE w:val="0"/>
              <w:autoSpaceDN w:val="0"/>
              <w:adjustRightInd w:val="0"/>
              <w:spacing w:line="252" w:lineRule="auto"/>
              <w:rPr>
                <w:rFonts w:eastAsia="Times New Roman" w:cs="Calibri"/>
                <w:b/>
                <w:bCs/>
                <w:lang w:eastAsia="en-AU"/>
              </w:rPr>
            </w:pPr>
            <w:r w:rsidRPr="00B50A24">
              <w:rPr>
                <w:rFonts w:eastAsia="Times New Roman" w:cs="Calibri"/>
                <w:b/>
                <w:bCs/>
                <w:lang w:eastAsia="en-AU"/>
              </w:rPr>
              <w:t>Important information for active services:</w:t>
            </w:r>
          </w:p>
          <w:p w14:paraId="58F829E3" w14:textId="77777777" w:rsidR="00B50A24" w:rsidRPr="00167548" w:rsidRDefault="00B50A24" w:rsidP="00B50A24">
            <w:pPr>
              <w:autoSpaceDE w:val="0"/>
              <w:autoSpaceDN w:val="0"/>
              <w:adjustRightInd w:val="0"/>
              <w:spacing w:line="252" w:lineRule="auto"/>
              <w:rPr>
                <w:rFonts w:eastAsia="Times New Roman" w:cs="Calibri"/>
                <w:lang w:eastAsia="en-AU"/>
              </w:rPr>
            </w:pPr>
          </w:p>
          <w:p w14:paraId="4E904265" w14:textId="1EBF849A" w:rsidR="0072550F" w:rsidRDefault="00B50A24" w:rsidP="00B50A24">
            <w:pPr>
              <w:pStyle w:val="ListParagraph"/>
              <w:numPr>
                <w:ilvl w:val="0"/>
                <w:numId w:val="10"/>
              </w:numPr>
              <w:autoSpaceDE w:val="0"/>
              <w:autoSpaceDN w:val="0"/>
              <w:adjustRightInd w:val="0"/>
              <w:spacing w:line="252" w:lineRule="auto"/>
              <w:rPr>
                <w:rFonts w:eastAsia="Times New Roman" w:cs="Calibri"/>
                <w:lang w:eastAsia="en-AU"/>
              </w:rPr>
            </w:pPr>
            <w:r w:rsidRPr="0072550F">
              <w:rPr>
                <w:rFonts w:eastAsia="Times New Roman" w:cs="Calibri"/>
                <w:lang w:eastAsia="en-AU"/>
              </w:rPr>
              <w:t xml:space="preserve">The above repayment schedule includes </w:t>
            </w:r>
            <w:commentRangeStart w:id="575"/>
            <w:ins w:id="576" w:author="Gina Thompson" w:date="2026-02-16T11:21:00Z" w16du:dateUtc="2026-02-16T03:21:00Z">
              <w:r w:rsidR="00FF3010">
                <w:rPr>
                  <w:rFonts w:eastAsia="Times New Roman" w:cs="Calibri"/>
                  <w:lang w:eastAsia="en-AU"/>
                </w:rPr>
                <w:t>any</w:t>
              </w:r>
              <w:r w:rsidR="00FF3010" w:rsidRPr="005B44CB">
                <w:rPr>
                  <w:rFonts w:eastAsia="Times New Roman" w:cs="Calibri"/>
                  <w:lang w:eastAsia="en-AU"/>
                </w:rPr>
                <w:t xml:space="preserve"> </w:t>
              </w:r>
              <w:commentRangeEnd w:id="575"/>
              <w:r w:rsidR="00FF3010">
                <w:rPr>
                  <w:rStyle w:val="CommentReference"/>
                  <w:rFonts w:eastAsiaTheme="minorEastAsia"/>
                  <w:lang w:eastAsia="en-AU"/>
                  <w14:ligatures w14:val="none"/>
                </w:rPr>
                <w:commentReference w:id="575"/>
              </w:r>
            </w:ins>
            <w:del w:id="577" w:author="Gina Thompson" w:date="2026-02-16T11:21:00Z" w16du:dateUtc="2026-02-16T03:21:00Z">
              <w:r w:rsidRPr="0072550F" w:rsidDel="00FF3010">
                <w:rPr>
                  <w:rFonts w:eastAsia="Times New Roman" w:cs="Calibri"/>
                  <w:lang w:eastAsia="en-AU"/>
                </w:rPr>
                <w:delText xml:space="preserve">your </w:delText>
              </w:r>
            </w:del>
            <w:r w:rsidRPr="0072550F">
              <w:rPr>
                <w:rFonts w:eastAsia="Times New Roman" w:cs="Calibri"/>
                <w:lang w:eastAsia="en-AU"/>
              </w:rPr>
              <w:t xml:space="preserve">Mobile </w:t>
            </w:r>
            <w:ins w:id="578" w:author="Gina Thompson" w:date="2026-02-16T11:21:00Z" w16du:dateUtc="2026-02-16T03:21:00Z">
              <w:r w:rsidR="00FF3010">
                <w:rPr>
                  <w:rFonts w:eastAsia="Times New Roman" w:cs="Calibri"/>
                  <w:lang w:eastAsia="en-AU"/>
                </w:rPr>
                <w:t xml:space="preserve">or Accessory </w:t>
              </w:r>
            </w:ins>
            <w:r w:rsidRPr="0072550F">
              <w:rPr>
                <w:rFonts w:eastAsia="Times New Roman" w:cs="Calibri"/>
                <w:lang w:eastAsia="en-AU"/>
              </w:rPr>
              <w:t>Payment Plan which will fall due during the payment schedule period; and</w:t>
            </w:r>
            <w:r w:rsidR="0072550F">
              <w:rPr>
                <w:rFonts w:eastAsia="Times New Roman" w:cs="Calibri"/>
                <w:lang w:eastAsia="en-AU"/>
              </w:rPr>
              <w:br/>
            </w:r>
          </w:p>
          <w:p w14:paraId="6D81003C" w14:textId="174F0C1C" w:rsidR="00B50A24" w:rsidRPr="0072550F" w:rsidRDefault="00B50A24" w:rsidP="00B50A24">
            <w:pPr>
              <w:pStyle w:val="ListParagraph"/>
              <w:numPr>
                <w:ilvl w:val="0"/>
                <w:numId w:val="10"/>
              </w:numPr>
              <w:autoSpaceDE w:val="0"/>
              <w:autoSpaceDN w:val="0"/>
              <w:adjustRightInd w:val="0"/>
              <w:spacing w:line="252" w:lineRule="auto"/>
              <w:rPr>
                <w:rFonts w:eastAsia="Times New Roman" w:cs="Calibri"/>
                <w:lang w:eastAsia="en-AU"/>
              </w:rPr>
            </w:pPr>
            <w:r w:rsidRPr="0072550F">
              <w:rPr>
                <w:rFonts w:eastAsia="Times New Roman" w:cs="Calibri"/>
                <w:lang w:eastAsia="en-AU"/>
              </w:rPr>
              <w:t>Does not include new charges for usage outside of your plan inclusions incurred during the repayment schedule period. These charges must be paid in accordance with your bill and are in addition to the payment schedule amount.</w:t>
            </w:r>
          </w:p>
          <w:p w14:paraId="171555DF" w14:textId="77777777" w:rsidR="0072550F" w:rsidRDefault="0072550F" w:rsidP="00B50A24">
            <w:pPr>
              <w:autoSpaceDE w:val="0"/>
              <w:autoSpaceDN w:val="0"/>
              <w:adjustRightInd w:val="0"/>
              <w:spacing w:line="252" w:lineRule="auto"/>
              <w:rPr>
                <w:rFonts w:eastAsia="Times New Roman" w:cs="Calibri"/>
                <w:lang w:eastAsia="en-AU"/>
              </w:rPr>
            </w:pPr>
          </w:p>
          <w:p w14:paraId="0E9673BF" w14:textId="3F414B59" w:rsidR="00B90350" w:rsidRDefault="00B50A24" w:rsidP="00B50A24">
            <w:pPr>
              <w:autoSpaceDE w:val="0"/>
              <w:autoSpaceDN w:val="0"/>
              <w:adjustRightInd w:val="0"/>
              <w:spacing w:line="252" w:lineRule="auto"/>
              <w:rPr>
                <w:ins w:id="579" w:author="Gina Thompson" w:date="2026-02-16T11:25:00Z" w16du:dateUtc="2026-02-16T03:25:00Z"/>
                <w:rFonts w:eastAsia="Times New Roman" w:cs="Calibri"/>
                <w:lang w:eastAsia="en-AU"/>
              </w:rPr>
            </w:pPr>
            <w:r w:rsidRPr="00167548">
              <w:rPr>
                <w:rFonts w:eastAsia="Times New Roman" w:cs="Calibri"/>
                <w:lang w:eastAsia="en-AU"/>
              </w:rPr>
              <w:t>We appreciate your co-operation in bringing your account up to date. Please note that failure to adhere to this arrangement may result in further collection activities and</w:t>
            </w:r>
            <w:del w:id="580" w:author="Gina Thompson" w:date="2026-03-05T12:50:00Z" w16du:dateUtc="2026-03-05T04:50:00Z">
              <w:r w:rsidRPr="00167548" w:rsidDel="004813B1">
                <w:rPr>
                  <w:rFonts w:eastAsia="Times New Roman" w:cs="Calibri"/>
                  <w:lang w:eastAsia="en-AU"/>
                </w:rPr>
                <w:delText xml:space="preserve"> </w:delText>
              </w:r>
            </w:del>
            <w:r w:rsidRPr="00167548">
              <w:rPr>
                <w:rFonts w:eastAsia="Times New Roman" w:cs="Calibri"/>
                <w:lang w:eastAsia="en-AU"/>
              </w:rPr>
              <w:t>/</w:t>
            </w:r>
            <w:del w:id="581" w:author="Gina Thompson" w:date="2026-03-05T12:50:00Z" w16du:dateUtc="2026-03-05T04:50:00Z">
              <w:r w:rsidRPr="00167548" w:rsidDel="004813B1">
                <w:rPr>
                  <w:rFonts w:eastAsia="Times New Roman" w:cs="Calibri"/>
                  <w:lang w:eastAsia="en-AU"/>
                </w:rPr>
                <w:delText xml:space="preserve"> </w:delText>
              </w:r>
            </w:del>
            <w:r w:rsidRPr="00167548">
              <w:rPr>
                <w:rFonts w:eastAsia="Times New Roman" w:cs="Calibri"/>
                <w:lang w:eastAsia="en-AU"/>
              </w:rPr>
              <w:t xml:space="preserve">or service restrictions. </w:t>
            </w:r>
          </w:p>
          <w:p w14:paraId="4FC0721E" w14:textId="77777777" w:rsidR="00B90350" w:rsidRDefault="00B90350" w:rsidP="00B50A24">
            <w:pPr>
              <w:autoSpaceDE w:val="0"/>
              <w:autoSpaceDN w:val="0"/>
              <w:adjustRightInd w:val="0"/>
              <w:spacing w:line="252" w:lineRule="auto"/>
              <w:rPr>
                <w:ins w:id="582" w:author="Gina Thompson" w:date="2026-02-16T11:25:00Z" w16du:dateUtc="2026-02-16T03:25:00Z"/>
                <w:rFonts w:eastAsia="Times New Roman" w:cs="Calibri"/>
                <w:lang w:eastAsia="en-AU"/>
              </w:rPr>
            </w:pPr>
          </w:p>
          <w:p w14:paraId="53279C92" w14:textId="77777777" w:rsidR="00B90350" w:rsidRDefault="00B50A24" w:rsidP="00B50A24">
            <w:pPr>
              <w:autoSpaceDE w:val="0"/>
              <w:autoSpaceDN w:val="0"/>
              <w:adjustRightInd w:val="0"/>
              <w:spacing w:line="252" w:lineRule="auto"/>
              <w:rPr>
                <w:ins w:id="583" w:author="Gina Thompson" w:date="2026-02-16T11:25:00Z" w16du:dateUtc="2026-02-16T03:25:00Z"/>
                <w:rFonts w:eastAsia="Times New Roman" w:cs="Calibri"/>
                <w:lang w:eastAsia="en-AU"/>
              </w:rPr>
            </w:pPr>
            <w:r w:rsidRPr="00167548">
              <w:rPr>
                <w:rFonts w:eastAsia="Times New Roman" w:cs="Calibri"/>
                <w:lang w:eastAsia="en-AU"/>
              </w:rPr>
              <w:lastRenderedPageBreak/>
              <w:t xml:space="preserve">If your circumstances change during this arrangement, you must advise us within 14 days of the change, and you may also seek a review of this arrangement. </w:t>
            </w:r>
          </w:p>
          <w:p w14:paraId="0D2E9A93" w14:textId="77777777" w:rsidR="00B90350" w:rsidRDefault="00B90350" w:rsidP="00B50A24">
            <w:pPr>
              <w:autoSpaceDE w:val="0"/>
              <w:autoSpaceDN w:val="0"/>
              <w:adjustRightInd w:val="0"/>
              <w:spacing w:line="252" w:lineRule="auto"/>
              <w:rPr>
                <w:ins w:id="584" w:author="Gina Thompson" w:date="2026-02-16T11:25:00Z" w16du:dateUtc="2026-02-16T03:25:00Z"/>
                <w:rFonts w:eastAsia="Times New Roman" w:cs="Calibri"/>
                <w:lang w:eastAsia="en-AU"/>
              </w:rPr>
            </w:pPr>
          </w:p>
          <w:p w14:paraId="08F2E354" w14:textId="31AE7797" w:rsidR="00B50A24"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Please call us on </w:t>
            </w:r>
            <w:r w:rsidR="00870DB7">
              <w:rPr>
                <w:rFonts w:eastAsia="Times New Roman" w:cs="Calibri"/>
                <w:highlight w:val="yellow"/>
                <w:lang w:eastAsia="en-AU"/>
              </w:rPr>
              <w:t>COLLECTIONS</w:t>
            </w:r>
            <w:r w:rsidR="0072550F" w:rsidRPr="0072550F">
              <w:rPr>
                <w:rFonts w:eastAsia="Times New Roman" w:cs="Calibri"/>
                <w:highlight w:val="yellow"/>
                <w:lang w:eastAsia="en-AU"/>
              </w:rPr>
              <w:t xml:space="preserve"> PHONE NUMBER</w:t>
            </w:r>
            <w:r w:rsidRPr="00167548">
              <w:rPr>
                <w:rFonts w:eastAsia="Times New Roman" w:cs="Calibri"/>
                <w:color w:val="FF0000"/>
                <w:lang w:eastAsia="en-AU"/>
              </w:rPr>
              <w:t xml:space="preserve"> </w:t>
            </w:r>
            <w:r w:rsidRPr="00167548">
              <w:rPr>
                <w:rFonts w:eastAsia="Times New Roman" w:cs="Calibri"/>
                <w:lang w:eastAsia="en-AU"/>
              </w:rPr>
              <w:t>between 8am to 8pm AEST, Monday to Friday if you are unable to make a payment on time or if your circumstances change.</w:t>
            </w:r>
          </w:p>
          <w:p w14:paraId="21F140C0" w14:textId="77777777" w:rsidR="0072550F" w:rsidRPr="00167548" w:rsidRDefault="0072550F" w:rsidP="00B50A24">
            <w:pPr>
              <w:autoSpaceDE w:val="0"/>
              <w:autoSpaceDN w:val="0"/>
              <w:adjustRightInd w:val="0"/>
              <w:spacing w:line="252" w:lineRule="auto"/>
              <w:rPr>
                <w:rFonts w:eastAsia="Times New Roman" w:cs="Calibri"/>
                <w:lang w:eastAsia="en-AU"/>
              </w:rPr>
            </w:pPr>
          </w:p>
          <w:p w14:paraId="6907C5C9" w14:textId="77777777" w:rsidR="00B50A24"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Regards,</w:t>
            </w:r>
          </w:p>
          <w:p w14:paraId="27A48B42" w14:textId="77777777" w:rsidR="0072550F" w:rsidRPr="00167548" w:rsidRDefault="0072550F" w:rsidP="00B50A24">
            <w:pPr>
              <w:autoSpaceDE w:val="0"/>
              <w:autoSpaceDN w:val="0"/>
              <w:adjustRightInd w:val="0"/>
              <w:spacing w:line="252" w:lineRule="auto"/>
              <w:rPr>
                <w:rFonts w:eastAsia="Times New Roman" w:cs="Calibri"/>
                <w:lang w:eastAsia="en-AU"/>
              </w:rPr>
            </w:pPr>
          </w:p>
          <w:p w14:paraId="6A3B99AB" w14:textId="794B3652" w:rsidR="00B50A24" w:rsidRPr="0072550F" w:rsidRDefault="00C04996" w:rsidP="00B50A24">
            <w:pPr>
              <w:autoSpaceDE w:val="0"/>
              <w:autoSpaceDN w:val="0"/>
              <w:adjustRightInd w:val="0"/>
              <w:spacing w:line="252" w:lineRule="auto"/>
              <w:rPr>
                <w:rFonts w:eastAsia="Times New Roman" w:cs="Calibri"/>
                <w:b/>
                <w:bCs/>
                <w:lang w:eastAsia="en-AU"/>
              </w:rPr>
            </w:pPr>
            <w:ins w:id="585" w:author="Gina Thompson" w:date="2026-02-12T15:14:00Z" w16du:dateUtc="2026-02-12T07:14:00Z">
              <w:r w:rsidRPr="008D2EFE">
                <w:rPr>
                  <w:b/>
                  <w:bCs/>
                </w:rPr>
                <w:t xml:space="preserve">The </w:t>
              </w:r>
            </w:ins>
            <w:del w:id="586" w:author="Gina Thompson" w:date="2026-02-12T15:14:00Z" w16du:dateUtc="2026-02-12T07:14:00Z">
              <w:r w:rsidR="00B50A24" w:rsidRPr="0072550F" w:rsidDel="00C04996">
                <w:rPr>
                  <w:rFonts w:eastAsia="Times New Roman" w:cs="Calibri"/>
                  <w:b/>
                  <w:bCs/>
                  <w:lang w:eastAsia="en-AU"/>
                </w:rPr>
                <w:delText>Your</w:delText>
              </w:r>
              <w:r w:rsidR="0072550F" w:rsidDel="00C04996">
                <w:rPr>
                  <w:rFonts w:eastAsia="Times New Roman" w:cs="Calibri"/>
                  <w:b/>
                  <w:bCs/>
                  <w:lang w:eastAsia="en-AU"/>
                </w:rPr>
                <w:delText xml:space="preserve"> </w:delText>
              </w:r>
            </w:del>
            <w:r w:rsidR="0072550F" w:rsidRPr="0072550F">
              <w:rPr>
                <w:rFonts w:eastAsia="Times New Roman" w:cs="Calibri"/>
                <w:b/>
                <w:bCs/>
                <w:highlight w:val="yellow"/>
                <w:lang w:eastAsia="en-AU"/>
              </w:rPr>
              <w:t>BRAND</w:t>
            </w:r>
            <w:r w:rsidR="00B50A24" w:rsidRPr="0072550F">
              <w:rPr>
                <w:rFonts w:eastAsia="Times New Roman" w:cs="Calibri"/>
                <w:b/>
                <w:bCs/>
                <w:color w:val="0070C0"/>
                <w:lang w:eastAsia="en-AU"/>
              </w:rPr>
              <w:t xml:space="preserve"> </w:t>
            </w:r>
            <w:del w:id="587" w:author="Gina Thompson" w:date="2026-02-12T15:14:00Z" w16du:dateUtc="2026-02-12T07:14:00Z">
              <w:r w:rsidR="00B50A24" w:rsidRPr="0072550F" w:rsidDel="00C04996">
                <w:rPr>
                  <w:rFonts w:eastAsia="Times New Roman" w:cs="Calibri"/>
                  <w:b/>
                  <w:bCs/>
                  <w:lang w:eastAsia="en-AU"/>
                </w:rPr>
                <w:delText xml:space="preserve">Collections </w:delText>
              </w:r>
            </w:del>
            <w:r w:rsidR="00B50A24" w:rsidRPr="0072550F">
              <w:rPr>
                <w:rFonts w:eastAsia="Times New Roman" w:cs="Calibri"/>
                <w:b/>
                <w:bCs/>
                <w:lang w:eastAsia="en-AU"/>
              </w:rPr>
              <w:t>Team</w:t>
            </w:r>
          </w:p>
          <w:p w14:paraId="2224EF92" w14:textId="77777777" w:rsidR="00B50A24" w:rsidRDefault="00B50A24" w:rsidP="00B50A24"/>
          <w:p w14:paraId="7E0765CA" w14:textId="77777777" w:rsidR="00B50A24" w:rsidRPr="00167548" w:rsidRDefault="00B50A24" w:rsidP="00B50A24">
            <w:pPr>
              <w:rPr>
                <w:highlight w:val="cyan"/>
              </w:rPr>
            </w:pPr>
            <w:r w:rsidRPr="00167548">
              <w:rPr>
                <w:highlight w:val="cyan"/>
              </w:rPr>
              <w:t>HOW TO PAY COMPONENT</w:t>
            </w:r>
          </w:p>
          <w:p w14:paraId="7BF30E52" w14:textId="77777777" w:rsidR="00B50A24" w:rsidRDefault="00B50A24" w:rsidP="00B50A24"/>
          <w:p w14:paraId="4A532DD2" w14:textId="77777777" w:rsidR="004C3ACB" w:rsidRPr="00167548" w:rsidRDefault="004C3ACB" w:rsidP="004C3ACB">
            <w:r>
              <w:rPr>
                <w:highlight w:val="cyan"/>
              </w:rPr>
              <w:t>SECURITY FOOTER</w:t>
            </w:r>
            <w:r w:rsidRPr="00167548">
              <w:rPr>
                <w:highlight w:val="cyan"/>
              </w:rPr>
              <w:t xml:space="preserve"> COMPONENT</w:t>
            </w:r>
          </w:p>
          <w:p w14:paraId="05F3C804" w14:textId="5DBA2CBD" w:rsidR="00AA48BC" w:rsidRPr="00167548" w:rsidRDefault="00AA48BC" w:rsidP="00AA48BC"/>
        </w:tc>
      </w:tr>
      <w:tr w:rsidR="0099509F" w:rsidRPr="00167548" w14:paraId="29EF1ABC" w14:textId="77777777" w:rsidTr="006F0E93">
        <w:tc>
          <w:tcPr>
            <w:tcW w:w="2828" w:type="dxa"/>
          </w:tcPr>
          <w:p w14:paraId="3BAA1698" w14:textId="54BB5087" w:rsidR="003C750E" w:rsidRPr="00167548" w:rsidRDefault="003C750E" w:rsidP="003C750E">
            <w:pPr>
              <w:rPr>
                <w:b/>
                <w:bCs/>
              </w:rPr>
            </w:pPr>
            <w:r w:rsidRPr="00167548">
              <w:rPr>
                <w:b/>
                <w:bCs/>
              </w:rPr>
              <w:lastRenderedPageBreak/>
              <w:t>Payment Arrangement confirmed - Variable</w:t>
            </w:r>
          </w:p>
          <w:p w14:paraId="07319C4A" w14:textId="77777777" w:rsidR="003C750E" w:rsidRPr="00167548" w:rsidRDefault="003C750E" w:rsidP="003C750E"/>
          <w:p w14:paraId="17E81DAD" w14:textId="77777777" w:rsidR="003C750E" w:rsidRDefault="003C750E" w:rsidP="003C750E">
            <w:r w:rsidRPr="00167548">
              <w:t xml:space="preserve">Sent when </w:t>
            </w:r>
            <w:r w:rsidR="00163569">
              <w:t>a variable payment arrangement is confirmed.</w:t>
            </w:r>
          </w:p>
          <w:p w14:paraId="794709CC" w14:textId="77777777" w:rsidR="0099509F" w:rsidRDefault="0099509F" w:rsidP="003C750E"/>
          <w:p w14:paraId="3E2FF799" w14:textId="354FC28F" w:rsidR="0099509F" w:rsidRPr="00167548" w:rsidRDefault="0099509F" w:rsidP="003C750E">
            <w:r>
              <w:t>This notice does not have a payment slip.</w:t>
            </w:r>
          </w:p>
        </w:tc>
        <w:tc>
          <w:tcPr>
            <w:tcW w:w="2206" w:type="dxa"/>
          </w:tcPr>
          <w:p w14:paraId="2B3A1FAF" w14:textId="6CC6BD3E" w:rsidR="00B62F18" w:rsidRPr="00167548" w:rsidRDefault="00B62F18" w:rsidP="00B62F18">
            <w:r w:rsidRPr="00167548">
              <w:t>TPG_</w:t>
            </w:r>
            <w:r w:rsidR="00163569">
              <w:t>ARRV</w:t>
            </w:r>
          </w:p>
          <w:p w14:paraId="6FDE37C4" w14:textId="77777777" w:rsidR="00B62F18" w:rsidRPr="00167548" w:rsidRDefault="00B62F18" w:rsidP="00B62F18"/>
          <w:p w14:paraId="513A8053" w14:textId="2A63E8FB" w:rsidR="003C750E" w:rsidRPr="00167548" w:rsidRDefault="00B62F18" w:rsidP="00B62F18">
            <w:r w:rsidRPr="00167548">
              <w:t>IINET_</w:t>
            </w:r>
            <w:r w:rsidR="00163569">
              <w:t>ARRV</w:t>
            </w:r>
          </w:p>
        </w:tc>
        <w:tc>
          <w:tcPr>
            <w:tcW w:w="8914" w:type="dxa"/>
          </w:tcPr>
          <w:p w14:paraId="7298C470" w14:textId="41FB73AC"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00163569">
              <w:rPr>
                <w:rFonts w:eastAsia="Times New Roman" w:cstheme="minorHAnsi"/>
              </w:rPr>
              <w:t>“</w:t>
            </w:r>
            <w:r w:rsidRPr="00167548">
              <w:rPr>
                <w:rFonts w:eastAsia="Times New Roman" w:cstheme="minorHAnsi"/>
                <w:highlight w:val="yellow"/>
              </w:rPr>
              <w:t>BRAND</w:t>
            </w:r>
            <w:r w:rsidRPr="00167548">
              <w:rPr>
                <w:rFonts w:eastAsia="Times New Roman" w:cstheme="minorHAnsi"/>
              </w:rPr>
              <w:t xml:space="preserve"> Support Team</w:t>
            </w:r>
            <w:r w:rsidR="00163569">
              <w:rPr>
                <w:rFonts w:eastAsia="Times New Roman" w:cstheme="minorHAnsi"/>
              </w:rPr>
              <w:t>”</w:t>
            </w:r>
            <w:r w:rsidRPr="00167548">
              <w:rPr>
                <w:rFonts w:eastAsia="Times New Roman" w:cstheme="minorHAnsi"/>
              </w:rPr>
              <w:t xml:space="preserve"> &lt;</w:t>
            </w:r>
            <w:r w:rsidRPr="00167548">
              <w:rPr>
                <w:rFonts w:eastAsia="Times New Roman" w:cstheme="minorHAnsi"/>
                <w:highlight w:val="yellow"/>
              </w:rPr>
              <w:t>NO-REPLY EMAIL</w:t>
            </w:r>
            <w:r w:rsidRPr="00167548">
              <w:rPr>
                <w:rFonts w:eastAsia="Times New Roman" w:cstheme="minorHAnsi"/>
              </w:rPr>
              <w:t>&gt;</w:t>
            </w:r>
          </w:p>
          <w:p w14:paraId="69B4FDA3"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01BB7E6D" w14:textId="7EE0747E" w:rsidR="003C750E" w:rsidRDefault="00DF36B2" w:rsidP="00163569">
            <w:r w:rsidRPr="00167548">
              <w:rPr>
                <w:rFonts w:eastAsia="Times New Roman" w:cstheme="minorHAnsi"/>
                <w:b/>
              </w:rPr>
              <w:t>Subject:</w:t>
            </w:r>
            <w:r w:rsidRPr="00167548">
              <w:rPr>
                <w:rFonts w:eastAsia="Times New Roman" w:cstheme="minorHAnsi"/>
              </w:rPr>
              <w:t xml:space="preserve"> </w:t>
            </w:r>
            <w:r w:rsidR="00163569" w:rsidRPr="00167548">
              <w:rPr>
                <w:rFonts w:eastAsia="Times New Roman" w:cs="Calibri"/>
                <w:lang w:eastAsia="en-AU"/>
              </w:rPr>
              <w:t xml:space="preserve">Payment </w:t>
            </w:r>
            <w:ins w:id="588" w:author="Gina Thompson" w:date="2026-02-16T11:27:00Z" w16du:dateUtc="2026-02-16T03:27:00Z">
              <w:r w:rsidR="00B90350">
                <w:rPr>
                  <w:rFonts w:eastAsia="Times New Roman" w:cs="Calibri"/>
                  <w:lang w:eastAsia="en-AU"/>
                </w:rPr>
                <w:t>a</w:t>
              </w:r>
            </w:ins>
            <w:del w:id="589" w:author="Gina Thompson" w:date="2026-02-16T11:27:00Z" w16du:dateUtc="2026-02-16T03:27:00Z">
              <w:r w:rsidR="00163569" w:rsidRPr="00167548" w:rsidDel="00B90350">
                <w:rPr>
                  <w:rFonts w:eastAsia="Times New Roman" w:cs="Calibri"/>
                  <w:lang w:eastAsia="en-AU"/>
                </w:rPr>
                <w:delText>A</w:delText>
              </w:r>
            </w:del>
            <w:r w:rsidR="00163569" w:rsidRPr="00167548">
              <w:rPr>
                <w:rFonts w:eastAsia="Times New Roman" w:cs="Calibri"/>
                <w:lang w:eastAsia="en-AU"/>
              </w:rPr>
              <w:t xml:space="preserve">rrangement </w:t>
            </w:r>
            <w:ins w:id="590" w:author="Gina Thompson" w:date="2026-02-16T11:27:00Z" w16du:dateUtc="2026-02-16T03:27:00Z">
              <w:r w:rsidR="00B90350">
                <w:rPr>
                  <w:rFonts w:eastAsia="Times New Roman" w:cs="Calibri"/>
                  <w:lang w:eastAsia="en-AU"/>
                </w:rPr>
                <w:t>c</w:t>
              </w:r>
            </w:ins>
            <w:del w:id="591" w:author="Gina Thompson" w:date="2026-02-16T11:27:00Z" w16du:dateUtc="2026-02-16T03:27:00Z">
              <w:r w:rsidR="00163569" w:rsidRPr="00167548" w:rsidDel="00B90350">
                <w:rPr>
                  <w:rFonts w:eastAsia="Times New Roman" w:cs="Calibri"/>
                  <w:lang w:eastAsia="en-AU"/>
                </w:rPr>
                <w:delText>C</w:delText>
              </w:r>
            </w:del>
            <w:r w:rsidR="00163569" w:rsidRPr="00167548">
              <w:rPr>
                <w:rFonts w:eastAsia="Times New Roman" w:cs="Calibri"/>
                <w:lang w:eastAsia="en-AU"/>
              </w:rPr>
              <w:t>onfirmation</w:t>
            </w:r>
          </w:p>
          <w:p w14:paraId="68E07B1B" w14:textId="77777777" w:rsidR="00163569" w:rsidRDefault="00163569" w:rsidP="00163569">
            <w:pPr>
              <w:autoSpaceDE w:val="0"/>
              <w:autoSpaceDN w:val="0"/>
              <w:adjustRightInd w:val="0"/>
              <w:spacing w:line="252" w:lineRule="auto"/>
              <w:rPr>
                <w:rFonts w:eastAsia="Times New Roman" w:cs="Calibri"/>
                <w:lang w:eastAsia="en-AU"/>
              </w:rPr>
            </w:pPr>
          </w:p>
          <w:p w14:paraId="10784333" w14:textId="2FBC60F6" w:rsidR="00163569" w:rsidRDefault="00163569" w:rsidP="00163569">
            <w:pPr>
              <w:autoSpaceDE w:val="0"/>
              <w:autoSpaceDN w:val="0"/>
              <w:adjustRightInd w:val="0"/>
              <w:spacing w:line="252" w:lineRule="auto"/>
              <w:rPr>
                <w:rFonts w:eastAsia="Times New Roman" w:cs="Calibri"/>
                <w:lang w:eastAsia="en-AU"/>
              </w:rPr>
            </w:pPr>
            <w:r w:rsidRPr="00163569">
              <w:rPr>
                <w:rFonts w:eastAsia="Times New Roman" w:cs="Calibri"/>
                <w:b/>
                <w:bCs/>
                <w:lang w:eastAsia="en-AU"/>
              </w:rPr>
              <w:t>Customer Number:</w:t>
            </w:r>
            <w:r w:rsidRPr="00167548">
              <w:rPr>
                <w:rFonts w:eastAsia="Times New Roman" w:cs="Calibri"/>
                <w:lang w:eastAsia="en-AU"/>
              </w:rPr>
              <w:t xml:space="preserve"> </w:t>
            </w:r>
            <w:proofErr w:type="spellStart"/>
            <w:r w:rsidRPr="00163569">
              <w:rPr>
                <w:rFonts w:eastAsia="Times New Roman" w:cs="Calibri"/>
                <w:highlight w:val="green"/>
                <w:lang w:eastAsia="en-AU"/>
              </w:rPr>
              <w:t>AccountRefNo</w:t>
            </w:r>
            <w:proofErr w:type="spellEnd"/>
          </w:p>
          <w:p w14:paraId="75D71E24" w14:textId="77777777" w:rsidR="00EC5C15" w:rsidRPr="00163569" w:rsidRDefault="00EC5C15" w:rsidP="00163569">
            <w:pPr>
              <w:autoSpaceDE w:val="0"/>
              <w:autoSpaceDN w:val="0"/>
              <w:adjustRightInd w:val="0"/>
              <w:spacing w:line="252" w:lineRule="auto"/>
              <w:rPr>
                <w:rFonts w:eastAsia="Times New Roman" w:cs="Calibri"/>
                <w:lang w:eastAsia="en-AU"/>
              </w:rPr>
            </w:pPr>
          </w:p>
          <w:p w14:paraId="70B6A27D" w14:textId="7401C3A4" w:rsidR="00163569" w:rsidRDefault="00163569" w:rsidP="00163569">
            <w:pPr>
              <w:autoSpaceDE w:val="0"/>
              <w:autoSpaceDN w:val="0"/>
              <w:adjustRightInd w:val="0"/>
              <w:spacing w:line="252" w:lineRule="auto"/>
              <w:rPr>
                <w:rFonts w:eastAsia="Times New Roman" w:cs="Calibri"/>
                <w:lang w:eastAsia="en-AU"/>
              </w:rPr>
            </w:pPr>
            <w:r w:rsidRPr="00163569">
              <w:rPr>
                <w:rFonts w:eastAsia="Times New Roman" w:cs="Calibri"/>
                <w:b/>
                <w:bCs/>
                <w:lang w:eastAsia="en-AU"/>
              </w:rPr>
              <w:t>Overdue Amount:</w:t>
            </w:r>
            <w:r w:rsidRPr="00163569">
              <w:rPr>
                <w:rFonts w:eastAsia="Times New Roman" w:cs="Calibri"/>
                <w:lang w:eastAsia="en-AU"/>
              </w:rPr>
              <w:t xml:space="preserve"> </w:t>
            </w:r>
            <w:r w:rsidRPr="00AD6ACD">
              <w:rPr>
                <w:rFonts w:eastAsia="Times New Roman" w:cs="Calibri"/>
                <w:lang w:eastAsia="en-AU"/>
              </w:rPr>
              <w:t>$</w:t>
            </w:r>
            <w:proofErr w:type="spellStart"/>
            <w:r w:rsidRPr="00163569">
              <w:rPr>
                <w:rFonts w:eastAsia="Times New Roman" w:cs="Calibri"/>
                <w:highlight w:val="green"/>
                <w:lang w:eastAsia="en-AU"/>
              </w:rPr>
              <w:t>OverdueAmount</w:t>
            </w:r>
            <w:proofErr w:type="spellEnd"/>
            <w:r w:rsidRPr="00163569">
              <w:rPr>
                <w:rFonts w:eastAsia="Times New Roman" w:cs="Calibri"/>
                <w:lang w:eastAsia="en-AU"/>
              </w:rPr>
              <w:t xml:space="preserve"> </w:t>
            </w:r>
            <w:r>
              <w:rPr>
                <w:rFonts w:eastAsia="Times New Roman" w:cs="Calibri"/>
                <w:lang w:eastAsia="en-AU"/>
              </w:rPr>
              <w:t>–</w:t>
            </w:r>
            <w:r w:rsidRPr="00163569">
              <w:rPr>
                <w:rFonts w:eastAsia="Times New Roman" w:cs="Calibri"/>
                <w:lang w:eastAsia="en-AU"/>
              </w:rPr>
              <w:t xml:space="preserve"> </w:t>
            </w:r>
            <w:r w:rsidRPr="00167548">
              <w:rPr>
                <w:rFonts w:eastAsia="Times New Roman" w:cs="Calibri"/>
                <w:lang w:eastAsia="en-AU"/>
              </w:rPr>
              <w:t>As at</w:t>
            </w:r>
            <w:r w:rsidRPr="00167548">
              <w:rPr>
                <w:rFonts w:eastAsia="Times New Roman" w:cs="Calibri"/>
                <w:color w:val="0070C0"/>
                <w:lang w:eastAsia="en-AU"/>
              </w:rPr>
              <w:t xml:space="preserve"> </w:t>
            </w:r>
            <w:r w:rsidRPr="00B50A24">
              <w:rPr>
                <w:rFonts w:eastAsia="Times New Roman" w:cs="Calibri"/>
                <w:highlight w:val="green"/>
                <w:lang w:eastAsia="en-AU"/>
              </w:rPr>
              <w:t>DD-MM-YYYY</w:t>
            </w:r>
          </w:p>
          <w:p w14:paraId="61B77E98" w14:textId="77777777" w:rsidR="00EC5C15" w:rsidRPr="00167548" w:rsidRDefault="00EC5C15" w:rsidP="00163569">
            <w:pPr>
              <w:autoSpaceDE w:val="0"/>
              <w:autoSpaceDN w:val="0"/>
              <w:adjustRightInd w:val="0"/>
              <w:spacing w:line="252" w:lineRule="auto"/>
              <w:rPr>
                <w:rFonts w:eastAsia="Times New Roman" w:cs="Calibri"/>
                <w:lang w:eastAsia="en-AU"/>
              </w:rPr>
            </w:pPr>
          </w:p>
          <w:p w14:paraId="298480A2" w14:textId="77777777" w:rsidR="00163569" w:rsidRDefault="00163569" w:rsidP="00163569">
            <w:pPr>
              <w:autoSpaceDE w:val="0"/>
              <w:autoSpaceDN w:val="0"/>
              <w:adjustRightInd w:val="0"/>
              <w:spacing w:line="252" w:lineRule="auto"/>
              <w:rPr>
                <w:rFonts w:eastAsia="Times New Roman" w:cs="Calibri"/>
                <w:lang w:eastAsia="en-AU"/>
              </w:rPr>
            </w:pPr>
            <w:r w:rsidRPr="00163569">
              <w:rPr>
                <w:rFonts w:eastAsia="Times New Roman" w:cs="Calibri"/>
                <w:b/>
                <w:bCs/>
                <w:lang w:eastAsia="en-AU"/>
              </w:rPr>
              <w:t>Total Balance:</w:t>
            </w:r>
            <w:r w:rsidRPr="00167548">
              <w:rPr>
                <w:rFonts w:eastAsia="Times New Roman" w:cs="Calibri"/>
                <w:lang w:eastAsia="en-AU"/>
              </w:rPr>
              <w:t xml:space="preserve"> </w:t>
            </w:r>
            <w:r w:rsidRPr="00AD6ACD">
              <w:rPr>
                <w:rFonts w:eastAsia="Times New Roman" w:cs="Calibri"/>
                <w:lang w:eastAsia="en-AU"/>
              </w:rPr>
              <w:t>$</w:t>
            </w:r>
            <w:proofErr w:type="spellStart"/>
            <w:r w:rsidRPr="00163569">
              <w:rPr>
                <w:rFonts w:eastAsia="Times New Roman" w:cs="Calibri"/>
                <w:highlight w:val="green"/>
                <w:lang w:eastAsia="en-AU"/>
              </w:rPr>
              <w:t>AccountBalance</w:t>
            </w:r>
            <w:proofErr w:type="spellEnd"/>
          </w:p>
          <w:p w14:paraId="1345C019" w14:textId="77777777" w:rsidR="000D2AE2" w:rsidRDefault="000D2AE2" w:rsidP="00163569">
            <w:pPr>
              <w:autoSpaceDE w:val="0"/>
              <w:autoSpaceDN w:val="0"/>
              <w:adjustRightInd w:val="0"/>
              <w:spacing w:line="252" w:lineRule="auto"/>
              <w:rPr>
                <w:rFonts w:eastAsia="Times New Roman" w:cs="Calibri"/>
                <w:lang w:eastAsia="en-AU"/>
              </w:rPr>
            </w:pPr>
          </w:p>
          <w:p w14:paraId="2D213E84" w14:textId="01B5B575" w:rsidR="00B90350" w:rsidRPr="000D2AE2" w:rsidRDefault="00B90350" w:rsidP="00B90350">
            <w:pPr>
              <w:pStyle w:val="Heading3"/>
              <w:rPr>
                <w:ins w:id="592" w:author="Gina Thompson" w:date="2026-02-16T11:26:00Z" w16du:dateUtc="2026-02-16T03:26:00Z"/>
                <w:rFonts w:eastAsia="Times New Roman"/>
                <w:b/>
                <w:bCs/>
                <w:color w:val="auto"/>
                <w:lang w:eastAsia="en-AU"/>
              </w:rPr>
            </w:pPr>
            <w:ins w:id="593" w:author="Gina Thompson" w:date="2026-02-16T11:26:00Z" w16du:dateUtc="2026-02-16T03:26:00Z">
              <w:r w:rsidRPr="000D2AE2">
                <w:rPr>
                  <w:rFonts w:eastAsia="Times New Roman"/>
                  <w:b/>
                  <w:bCs/>
                  <w:color w:val="auto"/>
                  <w:lang w:eastAsia="en-AU"/>
                </w:rPr>
                <w:t>Your payment arrangement</w:t>
              </w:r>
            </w:ins>
          </w:p>
          <w:p w14:paraId="5B479DFE" w14:textId="77777777" w:rsidR="00163569" w:rsidRPr="00167548" w:rsidRDefault="00163569" w:rsidP="00163569">
            <w:pPr>
              <w:autoSpaceDE w:val="0"/>
              <w:autoSpaceDN w:val="0"/>
              <w:adjustRightInd w:val="0"/>
              <w:spacing w:line="252" w:lineRule="auto"/>
              <w:rPr>
                <w:rFonts w:eastAsia="Times New Roman" w:cs="Calibri"/>
                <w:lang w:eastAsia="en-AU"/>
              </w:rPr>
            </w:pPr>
          </w:p>
          <w:p w14:paraId="6584FCA0" w14:textId="3025B77B" w:rsidR="00163569" w:rsidRPr="00167548"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Hi </w:t>
            </w:r>
            <w:r w:rsidRPr="00163569">
              <w:rPr>
                <w:rFonts w:eastAsia="Times New Roman" w:cs="Calibri"/>
                <w:highlight w:val="green"/>
                <w:lang w:eastAsia="en-AU"/>
              </w:rPr>
              <w:t>Salutation</w:t>
            </w:r>
            <w:ins w:id="594" w:author="Gina Thompson" w:date="2026-02-16T11:26:00Z" w16du:dateUtc="2026-02-16T03:26:00Z">
              <w:r w:rsidR="00B90350">
                <w:rPr>
                  <w:rFonts w:eastAsia="Times New Roman" w:cs="Calibri"/>
                  <w:lang w:eastAsia="en-AU"/>
                </w:rPr>
                <w:t>,</w:t>
              </w:r>
            </w:ins>
          </w:p>
          <w:p w14:paraId="39DC80C9" w14:textId="77777777" w:rsidR="00163569" w:rsidRPr="00167548" w:rsidRDefault="00163569" w:rsidP="00163569">
            <w:pPr>
              <w:autoSpaceDE w:val="0"/>
              <w:autoSpaceDN w:val="0"/>
              <w:adjustRightInd w:val="0"/>
              <w:spacing w:line="252" w:lineRule="auto"/>
              <w:rPr>
                <w:rFonts w:eastAsia="Times New Roman" w:cs="Calibri"/>
                <w:lang w:eastAsia="en-AU"/>
              </w:rPr>
            </w:pPr>
          </w:p>
          <w:p w14:paraId="5B455FC2" w14:textId="07541998" w:rsidR="00163569" w:rsidRPr="00167548"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Thanks for getting in touch with us about your account. </w:t>
            </w:r>
            <w:del w:id="595" w:author="Gina Thompson" w:date="2026-02-16T11:28:00Z" w16du:dateUtc="2026-02-16T03:28:00Z">
              <w:r w:rsidRPr="00167548" w:rsidDel="00B90350">
                <w:rPr>
                  <w:rFonts w:eastAsia="Times New Roman" w:cs="Calibri"/>
                  <w:lang w:eastAsia="en-AU"/>
                </w:rPr>
                <w:delText xml:space="preserve">Please accept this </w:delText>
              </w:r>
              <w:commentRangeStart w:id="596"/>
              <w:r w:rsidRPr="00167548" w:rsidDel="00B90350">
                <w:rPr>
                  <w:rFonts w:eastAsia="Times New Roman" w:cs="Calibri"/>
                  <w:lang w:eastAsia="en-AU"/>
                </w:rPr>
                <w:delText xml:space="preserve">letter </w:delText>
              </w:r>
            </w:del>
            <w:commentRangeEnd w:id="596"/>
            <w:r w:rsidR="00B90350">
              <w:rPr>
                <w:rStyle w:val="CommentReference"/>
                <w:rFonts w:eastAsiaTheme="minorEastAsia"/>
                <w:lang w:eastAsia="en-AU"/>
                <w14:ligatures w14:val="none"/>
              </w:rPr>
              <w:commentReference w:id="596"/>
            </w:r>
            <w:del w:id="597" w:author="Gina Thompson" w:date="2026-02-16T11:28:00Z" w16du:dateUtc="2026-02-16T03:28:00Z">
              <w:r w:rsidRPr="00167548" w:rsidDel="00B90350">
                <w:rPr>
                  <w:rFonts w:eastAsia="Times New Roman" w:cs="Calibri"/>
                  <w:lang w:eastAsia="en-AU"/>
                </w:rPr>
                <w:delText>a</w:delText>
              </w:r>
            </w:del>
            <w:ins w:id="598" w:author="Gina Thompson" w:date="2026-02-16T11:28:00Z" w16du:dateUtc="2026-02-16T03:28:00Z">
              <w:r w:rsidR="00B90350">
                <w:rPr>
                  <w:rFonts w:eastAsia="Times New Roman" w:cs="Calibri"/>
                  <w:lang w:eastAsia="en-AU"/>
                </w:rPr>
                <w:t>Here’</w:t>
              </w:r>
            </w:ins>
            <w:r w:rsidRPr="00167548">
              <w:rPr>
                <w:rFonts w:eastAsia="Times New Roman" w:cs="Calibri"/>
                <w:lang w:eastAsia="en-AU"/>
              </w:rPr>
              <w:t xml:space="preserve">s confirmation of the payment arrangement on your account. </w:t>
            </w:r>
          </w:p>
          <w:p w14:paraId="0F776CEC" w14:textId="77777777" w:rsidR="00163569" w:rsidRPr="00167548" w:rsidRDefault="00163569" w:rsidP="00163569">
            <w:pPr>
              <w:autoSpaceDE w:val="0"/>
              <w:autoSpaceDN w:val="0"/>
              <w:adjustRightInd w:val="0"/>
              <w:spacing w:line="252" w:lineRule="auto"/>
              <w:rPr>
                <w:rFonts w:eastAsia="Times New Roman" w:cs="Calibri"/>
                <w:lang w:eastAsia="en-AU"/>
              </w:rPr>
            </w:pPr>
          </w:p>
          <w:p w14:paraId="739A4C3C" w14:textId="77777777" w:rsidR="00163569" w:rsidRPr="00167548"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The total amount payable under this payment arrangement </w:t>
            </w:r>
            <w:r w:rsidRPr="00163569">
              <w:rPr>
                <w:rFonts w:eastAsia="Times New Roman" w:cs="Calibri"/>
                <w:lang w:eastAsia="en-AU"/>
              </w:rPr>
              <w:t xml:space="preserve">is </w:t>
            </w:r>
            <w:r w:rsidRPr="00AD6ACD">
              <w:rPr>
                <w:rFonts w:eastAsia="Times New Roman" w:cs="Calibri"/>
                <w:lang w:eastAsia="en-AU"/>
              </w:rPr>
              <w:t>$</w:t>
            </w:r>
            <w:proofErr w:type="spellStart"/>
            <w:r w:rsidRPr="00163569">
              <w:rPr>
                <w:rFonts w:eastAsia="Times New Roman" w:cs="Calibri"/>
                <w:highlight w:val="green"/>
                <w:lang w:eastAsia="en-AU"/>
              </w:rPr>
              <w:t>ArrTotalAmount</w:t>
            </w:r>
            <w:proofErr w:type="spellEnd"/>
            <w:r w:rsidRPr="00163569">
              <w:rPr>
                <w:rFonts w:eastAsia="Times New Roman" w:cs="Calibri"/>
                <w:lang w:eastAsia="en-AU"/>
              </w:rPr>
              <w:t>.</w:t>
            </w:r>
          </w:p>
          <w:p w14:paraId="016B83F9" w14:textId="77777777" w:rsidR="00163569" w:rsidRPr="00167548" w:rsidRDefault="00163569" w:rsidP="00163569">
            <w:pPr>
              <w:autoSpaceDE w:val="0"/>
              <w:autoSpaceDN w:val="0"/>
              <w:adjustRightInd w:val="0"/>
              <w:spacing w:line="252" w:lineRule="auto"/>
              <w:rPr>
                <w:rFonts w:eastAsia="Times New Roman" w:cs="Calibri"/>
                <w:lang w:eastAsia="en-AU"/>
              </w:rPr>
            </w:pPr>
          </w:p>
          <w:p w14:paraId="14B2A9C6" w14:textId="77777777" w:rsidR="00163569" w:rsidRDefault="00163569" w:rsidP="00163569">
            <w:pPr>
              <w:autoSpaceDE w:val="0"/>
              <w:autoSpaceDN w:val="0"/>
              <w:adjustRightInd w:val="0"/>
              <w:spacing w:line="252" w:lineRule="auto"/>
              <w:rPr>
                <w:rFonts w:eastAsia="Times New Roman" w:cs="Calibri"/>
                <w:b/>
                <w:bCs/>
                <w:lang w:eastAsia="en-AU"/>
              </w:rPr>
            </w:pPr>
            <w:r w:rsidRPr="00163569">
              <w:rPr>
                <w:rFonts w:eastAsia="Times New Roman" w:cs="Calibri"/>
                <w:b/>
                <w:bCs/>
                <w:lang w:eastAsia="en-AU"/>
              </w:rPr>
              <w:t>You have agreed to make the following instalment payments:</w:t>
            </w:r>
          </w:p>
          <w:p w14:paraId="78B2E5EE" w14:textId="77777777" w:rsidR="00EC5C15" w:rsidRDefault="00EC5C15" w:rsidP="00163569">
            <w:pPr>
              <w:autoSpaceDE w:val="0"/>
              <w:autoSpaceDN w:val="0"/>
              <w:adjustRightInd w:val="0"/>
              <w:spacing w:line="252" w:lineRule="auto"/>
              <w:rPr>
                <w:rFonts w:eastAsia="Times New Roman" w:cs="Calibri"/>
                <w:b/>
                <w:bCs/>
                <w:lang w:eastAsia="en-AU"/>
              </w:rPr>
            </w:pPr>
          </w:p>
          <w:tbl>
            <w:tblPr>
              <w:tblStyle w:val="TableGrid"/>
              <w:tblW w:w="0" w:type="auto"/>
              <w:tblLook w:val="04A0" w:firstRow="1" w:lastRow="0" w:firstColumn="1" w:lastColumn="0" w:noHBand="0" w:noVBand="1"/>
            </w:tblPr>
            <w:tblGrid>
              <w:gridCol w:w="2493"/>
              <w:gridCol w:w="3102"/>
              <w:gridCol w:w="3008"/>
            </w:tblGrid>
            <w:tr w:rsidR="00FE139E" w14:paraId="5C3602B2" w14:textId="77777777" w:rsidTr="00EC5C15">
              <w:tc>
                <w:tcPr>
                  <w:tcW w:w="2827" w:type="dxa"/>
                </w:tcPr>
                <w:p w14:paraId="4246E072" w14:textId="2233406B" w:rsidR="00EC5C15" w:rsidRDefault="00EC5C15" w:rsidP="00163569">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No</w:t>
                  </w:r>
                </w:p>
              </w:tc>
              <w:tc>
                <w:tcPr>
                  <w:tcW w:w="2827" w:type="dxa"/>
                </w:tcPr>
                <w:p w14:paraId="341D5DCA" w14:textId="2226F9D9" w:rsidR="00EC5C15" w:rsidRDefault="00EC5C15" w:rsidP="00163569">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Due Date</w:t>
                  </w:r>
                </w:p>
              </w:tc>
              <w:tc>
                <w:tcPr>
                  <w:tcW w:w="2828" w:type="dxa"/>
                </w:tcPr>
                <w:p w14:paraId="65A3E932" w14:textId="4817BBCB" w:rsidR="00EC5C15" w:rsidRDefault="00EC5C15" w:rsidP="00163569">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Amount</w:t>
                  </w:r>
                </w:p>
              </w:tc>
            </w:tr>
            <w:tr w:rsidR="00FE139E" w14:paraId="5193338F" w14:textId="77777777" w:rsidTr="00EC5C15">
              <w:tc>
                <w:tcPr>
                  <w:tcW w:w="2827" w:type="dxa"/>
                </w:tcPr>
                <w:p w14:paraId="1F125735" w14:textId="43F08FBC" w:rsidR="00EC5C15" w:rsidRPr="0099509F" w:rsidRDefault="00EC5C15" w:rsidP="00163569">
                  <w:pPr>
                    <w:autoSpaceDE w:val="0"/>
                    <w:autoSpaceDN w:val="0"/>
                    <w:adjustRightInd w:val="0"/>
                    <w:spacing w:line="252" w:lineRule="auto"/>
                    <w:rPr>
                      <w:rFonts w:eastAsia="Times New Roman" w:cs="Calibri"/>
                      <w:lang w:eastAsia="en-AU"/>
                    </w:rPr>
                  </w:pPr>
                  <w:r w:rsidRPr="0099509F">
                    <w:rPr>
                      <w:rFonts w:eastAsia="Times New Roman" w:cs="Calibri"/>
                      <w:highlight w:val="green"/>
                      <w:lang w:eastAsia="en-AU"/>
                    </w:rPr>
                    <w:t>$</w:t>
                  </w:r>
                  <w:r w:rsidR="00FE139E" w:rsidRPr="0099509F">
                    <w:rPr>
                      <w:rFonts w:eastAsia="Times New Roman" w:cs="Calibri"/>
                      <w:highlight w:val="green"/>
                      <w:lang w:eastAsia="en-AU"/>
                    </w:rPr>
                    <w:t>{</w:t>
                  </w:r>
                  <w:proofErr w:type="spellStart"/>
                  <w:r w:rsidR="00FE139E" w:rsidRPr="0099509F">
                    <w:rPr>
                      <w:rFonts w:eastAsia="Times New Roman" w:cs="Calibri"/>
                      <w:highlight w:val="green"/>
                      <w:lang w:eastAsia="en-AU"/>
                    </w:rPr>
                    <w:t>dCalculation</w:t>
                  </w:r>
                  <w:proofErr w:type="spellEnd"/>
                  <w:r w:rsidR="0099509F">
                    <w:rPr>
                      <w:rFonts w:eastAsia="Times New Roman" w:cs="Calibri"/>
                      <w:highlight w:val="green"/>
                      <w:lang w:eastAsia="en-AU"/>
                    </w:rPr>
                    <w:br/>
                  </w:r>
                  <w:r w:rsidR="00FE139E" w:rsidRPr="0099509F">
                    <w:rPr>
                      <w:rFonts w:eastAsia="Times New Roman" w:cs="Calibri"/>
                      <w:highlight w:val="green"/>
                      <w:lang w:eastAsia="en-AU"/>
                    </w:rPr>
                    <w:t>(Communications).</w:t>
                  </w:r>
                  <w:r w:rsidR="0099509F">
                    <w:rPr>
                      <w:rFonts w:eastAsia="Times New Roman" w:cs="Calibri"/>
                      <w:highlight w:val="green"/>
                      <w:lang w:eastAsia="en-AU"/>
                    </w:rPr>
                    <w:br/>
                  </w:r>
                  <w:proofErr w:type="spellStart"/>
                  <w:r w:rsidR="00FE139E" w:rsidRPr="0099509F">
                    <w:rPr>
                      <w:rFonts w:eastAsia="Times New Roman" w:cs="Calibri"/>
                      <w:highlight w:val="green"/>
                      <w:lang w:eastAsia="en-AU"/>
                    </w:rPr>
                    <w:t>LetterInstalmentNo:d</w:t>
                  </w:r>
                  <w:proofErr w:type="spellEnd"/>
                  <w:r w:rsidR="00FE139E" w:rsidRPr="0099509F">
                    <w:rPr>
                      <w:rFonts w:eastAsia="Times New Roman" w:cs="Calibri"/>
                      <w:highlight w:val="green"/>
                      <w:lang w:eastAsia="en-AU"/>
                    </w:rPr>
                    <w:t>}</w:t>
                  </w:r>
                </w:p>
              </w:tc>
              <w:tc>
                <w:tcPr>
                  <w:tcW w:w="2827" w:type="dxa"/>
                </w:tcPr>
                <w:p w14:paraId="1DA85F5A" w14:textId="7EC6FA2E" w:rsidR="00EC5C15" w:rsidRDefault="0099509F" w:rsidP="00163569">
                  <w:pPr>
                    <w:autoSpaceDE w:val="0"/>
                    <w:autoSpaceDN w:val="0"/>
                    <w:adjustRightInd w:val="0"/>
                    <w:spacing w:line="252" w:lineRule="auto"/>
                    <w:rPr>
                      <w:rFonts w:eastAsia="Times New Roman" w:cs="Calibri"/>
                      <w:b/>
                      <w:bCs/>
                      <w:lang w:eastAsia="en-AU"/>
                    </w:rPr>
                  </w:pPr>
                  <w:r w:rsidRPr="0099509F">
                    <w:rPr>
                      <w:rFonts w:eastAsia="Times New Roman" w:cs="Calibri"/>
                      <w:highlight w:val="green"/>
                      <w:lang w:eastAsia="en-AU"/>
                    </w:rPr>
                    <w:t>${</w:t>
                  </w:r>
                  <w:proofErr w:type="spellStart"/>
                  <w:r w:rsidRPr="0099509F">
                    <w:rPr>
                      <w:rFonts w:eastAsia="Times New Roman" w:cs="Calibri"/>
                      <w:highlight w:val="green"/>
                      <w:lang w:eastAsia="en-AU"/>
                    </w:rPr>
                    <w:t>dCalculation</w:t>
                  </w:r>
                  <w:proofErr w:type="spellEnd"/>
                  <w:r>
                    <w:rPr>
                      <w:rFonts w:eastAsia="Times New Roman" w:cs="Calibri"/>
                      <w:highlight w:val="green"/>
                      <w:lang w:eastAsia="en-AU"/>
                    </w:rPr>
                    <w:br/>
                  </w:r>
                  <w:r w:rsidRPr="0099509F">
                    <w:rPr>
                      <w:rFonts w:eastAsia="Times New Roman" w:cs="Calibri"/>
                      <w:highlight w:val="green"/>
                      <w:lang w:eastAsia="en-AU"/>
                    </w:rPr>
                    <w:t>(Communications).</w:t>
                  </w:r>
                  <w:r>
                    <w:rPr>
                      <w:rFonts w:eastAsia="Times New Roman" w:cs="Calibri"/>
                      <w:highlight w:val="green"/>
                      <w:lang w:eastAsia="en-AU"/>
                    </w:rPr>
                    <w:br/>
                  </w:r>
                  <w:proofErr w:type="spellStart"/>
                  <w:r w:rsidRPr="0099509F">
                    <w:rPr>
                      <w:rFonts w:eastAsia="Times New Roman" w:cs="Calibri"/>
                      <w:highlight w:val="green"/>
                      <w:lang w:eastAsia="en-AU"/>
                    </w:rPr>
                    <w:t>LetterInstalment</w:t>
                  </w:r>
                  <w:r>
                    <w:rPr>
                      <w:rFonts w:eastAsia="Times New Roman" w:cs="Calibri"/>
                      <w:highlight w:val="green"/>
                      <w:lang w:eastAsia="en-AU"/>
                    </w:rPr>
                    <w:t>DueDate</w:t>
                  </w:r>
                  <w:r w:rsidRPr="0099509F">
                    <w:rPr>
                      <w:rFonts w:eastAsia="Times New Roman" w:cs="Calibri"/>
                      <w:highlight w:val="green"/>
                      <w:lang w:eastAsia="en-AU"/>
                    </w:rPr>
                    <w:t>:d</w:t>
                  </w:r>
                  <w:proofErr w:type="spellEnd"/>
                  <w:r w:rsidRPr="0099509F">
                    <w:rPr>
                      <w:rFonts w:eastAsia="Times New Roman" w:cs="Calibri"/>
                      <w:highlight w:val="green"/>
                      <w:lang w:eastAsia="en-AU"/>
                    </w:rPr>
                    <w:t>}</w:t>
                  </w:r>
                </w:p>
              </w:tc>
              <w:tc>
                <w:tcPr>
                  <w:tcW w:w="2828" w:type="dxa"/>
                </w:tcPr>
                <w:p w14:paraId="5F5EC407" w14:textId="51FEE8C0" w:rsidR="00EC5C15" w:rsidRDefault="00AD6ACD" w:rsidP="00163569">
                  <w:pPr>
                    <w:autoSpaceDE w:val="0"/>
                    <w:autoSpaceDN w:val="0"/>
                    <w:adjustRightInd w:val="0"/>
                    <w:spacing w:line="252" w:lineRule="auto"/>
                    <w:rPr>
                      <w:rFonts w:eastAsia="Times New Roman" w:cs="Calibri"/>
                      <w:b/>
                      <w:bCs/>
                      <w:lang w:eastAsia="en-AU"/>
                    </w:rPr>
                  </w:pPr>
                  <w:r w:rsidRPr="00BC1D76">
                    <w:t>$</w:t>
                  </w:r>
                  <w:r>
                    <w:t xml:space="preserve"> </w:t>
                  </w:r>
                  <w:r w:rsidR="0099509F" w:rsidRPr="0099509F">
                    <w:rPr>
                      <w:rFonts w:eastAsia="Times New Roman" w:cs="Calibri"/>
                      <w:highlight w:val="green"/>
                      <w:lang w:eastAsia="en-AU"/>
                    </w:rPr>
                    <w:t>${</w:t>
                  </w:r>
                  <w:proofErr w:type="spellStart"/>
                  <w:r w:rsidR="0099509F" w:rsidRPr="0099509F">
                    <w:rPr>
                      <w:rFonts w:eastAsia="Times New Roman" w:cs="Calibri"/>
                      <w:highlight w:val="green"/>
                      <w:lang w:eastAsia="en-AU"/>
                    </w:rPr>
                    <w:t>dCalculation</w:t>
                  </w:r>
                  <w:proofErr w:type="spellEnd"/>
                  <w:r w:rsidR="0099509F">
                    <w:rPr>
                      <w:rFonts w:eastAsia="Times New Roman" w:cs="Calibri"/>
                      <w:highlight w:val="green"/>
                      <w:lang w:eastAsia="en-AU"/>
                    </w:rPr>
                    <w:br/>
                  </w:r>
                  <w:r w:rsidR="0099509F" w:rsidRPr="0099509F">
                    <w:rPr>
                      <w:rFonts w:eastAsia="Times New Roman" w:cs="Calibri"/>
                      <w:highlight w:val="green"/>
                      <w:lang w:eastAsia="en-AU"/>
                    </w:rPr>
                    <w:t>(Communications).</w:t>
                  </w:r>
                  <w:r w:rsidR="0099509F">
                    <w:rPr>
                      <w:rFonts w:eastAsia="Times New Roman" w:cs="Calibri"/>
                      <w:highlight w:val="green"/>
                      <w:lang w:eastAsia="en-AU"/>
                    </w:rPr>
                    <w:br/>
                  </w:r>
                  <w:proofErr w:type="spellStart"/>
                  <w:r w:rsidR="0099509F" w:rsidRPr="0099509F">
                    <w:rPr>
                      <w:rFonts w:eastAsia="Times New Roman" w:cs="Calibri"/>
                      <w:highlight w:val="green"/>
                      <w:lang w:eastAsia="en-AU"/>
                    </w:rPr>
                    <w:t>LetterInstalment</w:t>
                  </w:r>
                  <w:r w:rsidR="0099509F">
                    <w:rPr>
                      <w:rFonts w:eastAsia="Times New Roman" w:cs="Calibri"/>
                      <w:highlight w:val="green"/>
                      <w:lang w:eastAsia="en-AU"/>
                    </w:rPr>
                    <w:t>Amount</w:t>
                  </w:r>
                  <w:r w:rsidR="0099509F" w:rsidRPr="0099509F">
                    <w:rPr>
                      <w:rFonts w:eastAsia="Times New Roman" w:cs="Calibri"/>
                      <w:highlight w:val="green"/>
                      <w:lang w:eastAsia="en-AU"/>
                    </w:rPr>
                    <w:t>:d</w:t>
                  </w:r>
                  <w:proofErr w:type="spellEnd"/>
                  <w:r w:rsidR="0099509F" w:rsidRPr="0099509F">
                    <w:rPr>
                      <w:rFonts w:eastAsia="Times New Roman" w:cs="Calibri"/>
                      <w:highlight w:val="green"/>
                      <w:lang w:eastAsia="en-AU"/>
                    </w:rPr>
                    <w:t>}</w:t>
                  </w:r>
                </w:p>
              </w:tc>
            </w:tr>
          </w:tbl>
          <w:p w14:paraId="3C713E91" w14:textId="77777777" w:rsidR="00163569" w:rsidRPr="00167548" w:rsidRDefault="00163569" w:rsidP="00163569">
            <w:pPr>
              <w:autoSpaceDE w:val="0"/>
              <w:autoSpaceDN w:val="0"/>
              <w:adjustRightInd w:val="0"/>
              <w:spacing w:line="252" w:lineRule="auto"/>
              <w:rPr>
                <w:rFonts w:eastAsia="Times New Roman" w:cs="Calibri"/>
                <w:lang w:eastAsia="en-AU"/>
              </w:rPr>
            </w:pPr>
          </w:p>
          <w:p w14:paraId="5F7A0619" w14:textId="77777777" w:rsidR="00163569" w:rsidRPr="00163569" w:rsidRDefault="00163569" w:rsidP="00163569">
            <w:pPr>
              <w:autoSpaceDE w:val="0"/>
              <w:autoSpaceDN w:val="0"/>
              <w:adjustRightInd w:val="0"/>
              <w:spacing w:line="252" w:lineRule="auto"/>
              <w:rPr>
                <w:rFonts w:eastAsia="Times New Roman" w:cs="Calibri"/>
                <w:b/>
                <w:bCs/>
                <w:lang w:eastAsia="en-AU"/>
              </w:rPr>
            </w:pPr>
            <w:r w:rsidRPr="00163569">
              <w:rPr>
                <w:rFonts w:eastAsia="Times New Roman" w:cs="Calibri"/>
                <w:b/>
                <w:bCs/>
                <w:lang w:eastAsia="en-AU"/>
              </w:rPr>
              <w:t xml:space="preserve">Important information for active services: </w:t>
            </w:r>
          </w:p>
          <w:p w14:paraId="6748CD37" w14:textId="77777777" w:rsidR="00163569" w:rsidRPr="00167548" w:rsidRDefault="00163569" w:rsidP="00163569">
            <w:pPr>
              <w:autoSpaceDE w:val="0"/>
              <w:autoSpaceDN w:val="0"/>
              <w:adjustRightInd w:val="0"/>
              <w:spacing w:line="252" w:lineRule="auto"/>
              <w:rPr>
                <w:rFonts w:eastAsia="Times New Roman" w:cs="Calibri"/>
                <w:lang w:eastAsia="en-AU"/>
              </w:rPr>
            </w:pPr>
          </w:p>
          <w:p w14:paraId="2EC41442" w14:textId="43FDB069" w:rsidR="00163569" w:rsidRDefault="00163569" w:rsidP="00163569">
            <w:pPr>
              <w:pStyle w:val="ListParagraph"/>
              <w:numPr>
                <w:ilvl w:val="0"/>
                <w:numId w:val="11"/>
              </w:numPr>
              <w:autoSpaceDE w:val="0"/>
              <w:autoSpaceDN w:val="0"/>
              <w:adjustRightInd w:val="0"/>
              <w:spacing w:line="252" w:lineRule="auto"/>
              <w:rPr>
                <w:rFonts w:eastAsia="Times New Roman" w:cs="Calibri"/>
                <w:lang w:eastAsia="en-AU"/>
              </w:rPr>
            </w:pPr>
            <w:r w:rsidRPr="00163569">
              <w:rPr>
                <w:rFonts w:eastAsia="Times New Roman" w:cs="Calibri"/>
                <w:lang w:eastAsia="en-AU"/>
              </w:rPr>
              <w:t xml:space="preserve">The above repayment schedule includes </w:t>
            </w:r>
            <w:commentRangeStart w:id="599"/>
            <w:ins w:id="600" w:author="Gina Thompson" w:date="2026-02-16T11:26:00Z" w16du:dateUtc="2026-02-16T03:26:00Z">
              <w:r w:rsidR="00B90350">
                <w:rPr>
                  <w:rFonts w:eastAsia="Times New Roman" w:cs="Calibri"/>
                  <w:lang w:eastAsia="en-AU"/>
                </w:rPr>
                <w:t>any</w:t>
              </w:r>
              <w:r w:rsidR="00B90350" w:rsidRPr="005B44CB">
                <w:rPr>
                  <w:rFonts w:eastAsia="Times New Roman" w:cs="Calibri"/>
                  <w:lang w:eastAsia="en-AU"/>
                </w:rPr>
                <w:t xml:space="preserve"> </w:t>
              </w:r>
              <w:commentRangeEnd w:id="599"/>
              <w:r w:rsidR="00B90350">
                <w:rPr>
                  <w:rStyle w:val="CommentReference"/>
                  <w:rFonts w:eastAsiaTheme="minorEastAsia"/>
                  <w:lang w:eastAsia="en-AU"/>
                  <w14:ligatures w14:val="none"/>
                </w:rPr>
                <w:commentReference w:id="599"/>
              </w:r>
            </w:ins>
            <w:del w:id="601" w:author="Gina Thompson" w:date="2026-02-16T11:26:00Z" w16du:dateUtc="2026-02-16T03:26:00Z">
              <w:r w:rsidRPr="00163569" w:rsidDel="00B90350">
                <w:rPr>
                  <w:rFonts w:eastAsia="Times New Roman" w:cs="Calibri"/>
                  <w:lang w:eastAsia="en-AU"/>
                </w:rPr>
                <w:delText xml:space="preserve">your </w:delText>
              </w:r>
            </w:del>
            <w:r w:rsidRPr="00163569">
              <w:rPr>
                <w:rFonts w:eastAsia="Times New Roman" w:cs="Calibri"/>
                <w:lang w:eastAsia="en-AU"/>
              </w:rPr>
              <w:t xml:space="preserve">Mobile </w:t>
            </w:r>
            <w:ins w:id="602" w:author="Gina Thompson" w:date="2026-02-16T11:26:00Z" w16du:dateUtc="2026-02-16T03:26:00Z">
              <w:r w:rsidR="00B90350">
                <w:rPr>
                  <w:rFonts w:eastAsia="Times New Roman" w:cs="Calibri"/>
                  <w:lang w:eastAsia="en-AU"/>
                </w:rPr>
                <w:t xml:space="preserve">or Accessory </w:t>
              </w:r>
            </w:ins>
            <w:r w:rsidRPr="00163569">
              <w:rPr>
                <w:rFonts w:eastAsia="Times New Roman" w:cs="Calibri"/>
                <w:lang w:eastAsia="en-AU"/>
              </w:rPr>
              <w:t xml:space="preserve">Payment Plan which will fall due during the payment schedule period; and </w:t>
            </w:r>
            <w:r>
              <w:rPr>
                <w:rFonts w:eastAsia="Times New Roman" w:cs="Calibri"/>
                <w:lang w:eastAsia="en-AU"/>
              </w:rPr>
              <w:br/>
            </w:r>
          </w:p>
          <w:p w14:paraId="5E03B6FC" w14:textId="1BF8B1A7" w:rsidR="00163569" w:rsidRPr="00163569" w:rsidRDefault="00163569" w:rsidP="00163569">
            <w:pPr>
              <w:pStyle w:val="ListParagraph"/>
              <w:numPr>
                <w:ilvl w:val="0"/>
                <w:numId w:val="11"/>
              </w:numPr>
              <w:autoSpaceDE w:val="0"/>
              <w:autoSpaceDN w:val="0"/>
              <w:adjustRightInd w:val="0"/>
              <w:spacing w:line="252" w:lineRule="auto"/>
              <w:rPr>
                <w:rFonts w:eastAsia="Times New Roman" w:cs="Calibri"/>
                <w:lang w:eastAsia="en-AU"/>
              </w:rPr>
            </w:pPr>
            <w:r w:rsidRPr="00163569">
              <w:rPr>
                <w:rFonts w:eastAsia="Times New Roman" w:cs="Calibri"/>
                <w:lang w:eastAsia="en-AU"/>
              </w:rPr>
              <w:t xml:space="preserve">Does not include charges for usage outside of your plan inclusions incurred during the repayment schedule period. These charges must be paid in accordance with your bill and are in addition to the payment schedule amount. </w:t>
            </w:r>
          </w:p>
          <w:p w14:paraId="4F8FCF51" w14:textId="77777777" w:rsidR="00163569" w:rsidRPr="00167548" w:rsidRDefault="00163569" w:rsidP="00163569">
            <w:pPr>
              <w:autoSpaceDE w:val="0"/>
              <w:autoSpaceDN w:val="0"/>
              <w:adjustRightInd w:val="0"/>
              <w:spacing w:line="252" w:lineRule="auto"/>
              <w:rPr>
                <w:rFonts w:eastAsia="Times New Roman" w:cs="Calibri"/>
                <w:lang w:eastAsia="en-AU"/>
              </w:rPr>
            </w:pPr>
          </w:p>
          <w:p w14:paraId="673E468E" w14:textId="11135F76" w:rsidR="00B90350" w:rsidRDefault="00163569" w:rsidP="00163569">
            <w:pPr>
              <w:autoSpaceDE w:val="0"/>
              <w:autoSpaceDN w:val="0"/>
              <w:adjustRightInd w:val="0"/>
              <w:spacing w:line="252" w:lineRule="auto"/>
              <w:rPr>
                <w:ins w:id="603" w:author="Gina Thompson" w:date="2026-02-16T11:25:00Z" w16du:dateUtc="2026-02-16T03:25:00Z"/>
                <w:rFonts w:eastAsia="Times New Roman" w:cs="Calibri"/>
                <w:lang w:eastAsia="en-AU"/>
              </w:rPr>
            </w:pPr>
            <w:r w:rsidRPr="00167548">
              <w:rPr>
                <w:rFonts w:eastAsia="Times New Roman" w:cs="Calibri"/>
                <w:lang w:eastAsia="en-AU"/>
              </w:rPr>
              <w:t>We appreciate your co-operation in bringing your account up to date. Please note that failure to adhere to this arrangement may result in further collection activities and</w:t>
            </w:r>
            <w:del w:id="604" w:author="Gina Thompson" w:date="2026-03-05T12:50:00Z" w16du:dateUtc="2026-03-05T04:50:00Z">
              <w:r w:rsidRPr="00167548" w:rsidDel="004813B1">
                <w:rPr>
                  <w:rFonts w:eastAsia="Times New Roman" w:cs="Calibri"/>
                  <w:lang w:eastAsia="en-AU"/>
                </w:rPr>
                <w:delText xml:space="preserve"> </w:delText>
              </w:r>
            </w:del>
            <w:r w:rsidRPr="00167548">
              <w:rPr>
                <w:rFonts w:eastAsia="Times New Roman" w:cs="Calibri"/>
                <w:lang w:eastAsia="en-AU"/>
              </w:rPr>
              <w:t>/</w:t>
            </w:r>
            <w:del w:id="605" w:author="Gina Thompson" w:date="2026-03-05T12:50:00Z" w16du:dateUtc="2026-03-05T04:50:00Z">
              <w:r w:rsidRPr="00167548" w:rsidDel="004813B1">
                <w:rPr>
                  <w:rFonts w:eastAsia="Times New Roman" w:cs="Calibri"/>
                  <w:lang w:eastAsia="en-AU"/>
                </w:rPr>
                <w:delText xml:space="preserve"> </w:delText>
              </w:r>
            </w:del>
            <w:r w:rsidRPr="00167548">
              <w:rPr>
                <w:rFonts w:eastAsia="Times New Roman" w:cs="Calibri"/>
                <w:lang w:eastAsia="en-AU"/>
              </w:rPr>
              <w:t xml:space="preserve">or service restrictions. </w:t>
            </w:r>
          </w:p>
          <w:p w14:paraId="4C57EA9F" w14:textId="77777777" w:rsidR="00B90350" w:rsidRDefault="00B90350" w:rsidP="00163569">
            <w:pPr>
              <w:autoSpaceDE w:val="0"/>
              <w:autoSpaceDN w:val="0"/>
              <w:adjustRightInd w:val="0"/>
              <w:spacing w:line="252" w:lineRule="auto"/>
              <w:rPr>
                <w:ins w:id="606" w:author="Gina Thompson" w:date="2026-02-16T11:25:00Z" w16du:dateUtc="2026-02-16T03:25:00Z"/>
                <w:rFonts w:eastAsia="Times New Roman" w:cs="Calibri"/>
                <w:lang w:eastAsia="en-AU"/>
              </w:rPr>
            </w:pPr>
          </w:p>
          <w:p w14:paraId="6FF0BA6C" w14:textId="77777777" w:rsidR="00B90350" w:rsidRDefault="00163569" w:rsidP="00163569">
            <w:pPr>
              <w:autoSpaceDE w:val="0"/>
              <w:autoSpaceDN w:val="0"/>
              <w:adjustRightInd w:val="0"/>
              <w:spacing w:line="252" w:lineRule="auto"/>
              <w:rPr>
                <w:ins w:id="607" w:author="Gina Thompson" w:date="2026-02-16T11:25:00Z" w16du:dateUtc="2026-02-16T03:25:00Z"/>
                <w:rFonts w:eastAsia="Times New Roman" w:cs="Calibri"/>
                <w:lang w:eastAsia="en-AU"/>
              </w:rPr>
            </w:pPr>
            <w:r w:rsidRPr="00167548">
              <w:rPr>
                <w:rFonts w:eastAsia="Times New Roman" w:cs="Calibri"/>
                <w:lang w:eastAsia="en-AU"/>
              </w:rPr>
              <w:lastRenderedPageBreak/>
              <w:t xml:space="preserve">If your circumstances change during this arrangement, you must advise us within 14 days of the change and you may also seek a review of your arrangement. </w:t>
            </w:r>
          </w:p>
          <w:p w14:paraId="291A84A5" w14:textId="77777777" w:rsidR="00B90350" w:rsidRDefault="00B90350" w:rsidP="00163569">
            <w:pPr>
              <w:autoSpaceDE w:val="0"/>
              <w:autoSpaceDN w:val="0"/>
              <w:adjustRightInd w:val="0"/>
              <w:spacing w:line="252" w:lineRule="auto"/>
              <w:rPr>
                <w:ins w:id="608" w:author="Gina Thompson" w:date="2026-02-16T11:25:00Z" w16du:dateUtc="2026-02-16T03:25:00Z"/>
                <w:rFonts w:eastAsia="Times New Roman" w:cs="Calibri"/>
                <w:lang w:eastAsia="en-AU"/>
              </w:rPr>
            </w:pPr>
          </w:p>
          <w:p w14:paraId="5B11343C" w14:textId="012CA74A" w:rsidR="00163569" w:rsidRPr="00167548"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Please call us on </w:t>
            </w:r>
            <w:r w:rsidR="00870DB7">
              <w:rPr>
                <w:rFonts w:eastAsia="Times New Roman" w:cs="Calibri"/>
                <w:highlight w:val="yellow"/>
                <w:lang w:eastAsia="en-AU"/>
              </w:rPr>
              <w:t>COLLECTIONS</w:t>
            </w:r>
            <w:r w:rsidRPr="00163569">
              <w:rPr>
                <w:rFonts w:eastAsia="Times New Roman" w:cs="Calibri"/>
                <w:highlight w:val="yellow"/>
                <w:lang w:eastAsia="en-AU"/>
              </w:rPr>
              <w:t xml:space="preserve"> PHONE NUMBER</w:t>
            </w:r>
            <w:r w:rsidRPr="00167548">
              <w:rPr>
                <w:rFonts w:eastAsia="Times New Roman" w:cs="Calibri"/>
                <w:color w:val="FF0000"/>
                <w:lang w:eastAsia="en-AU"/>
              </w:rPr>
              <w:t xml:space="preserve"> </w:t>
            </w:r>
            <w:r w:rsidRPr="00167548">
              <w:rPr>
                <w:rFonts w:eastAsia="Times New Roman" w:cs="Calibri"/>
                <w:lang w:eastAsia="en-AU"/>
              </w:rPr>
              <w:t xml:space="preserve">between 8am and 8pm AEST, Monday to Friday if you are unable to make a payment on time or if your circumstances change. </w:t>
            </w:r>
          </w:p>
          <w:p w14:paraId="32459279" w14:textId="77777777" w:rsidR="00163569" w:rsidRPr="00167548" w:rsidRDefault="00163569" w:rsidP="00163569">
            <w:pPr>
              <w:autoSpaceDE w:val="0"/>
              <w:autoSpaceDN w:val="0"/>
              <w:adjustRightInd w:val="0"/>
              <w:spacing w:line="252" w:lineRule="auto"/>
              <w:rPr>
                <w:rFonts w:eastAsia="Times New Roman" w:cs="Calibri"/>
                <w:lang w:eastAsia="en-AU"/>
              </w:rPr>
            </w:pPr>
          </w:p>
          <w:p w14:paraId="3210E7AD" w14:textId="77777777" w:rsidR="00163569" w:rsidRPr="00167548"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Regards,</w:t>
            </w:r>
          </w:p>
          <w:p w14:paraId="4D94A8C5" w14:textId="77777777" w:rsidR="00163569" w:rsidRPr="00167548" w:rsidRDefault="00163569" w:rsidP="00163569">
            <w:pPr>
              <w:autoSpaceDE w:val="0"/>
              <w:autoSpaceDN w:val="0"/>
              <w:adjustRightInd w:val="0"/>
              <w:spacing w:line="252" w:lineRule="auto"/>
              <w:rPr>
                <w:rFonts w:eastAsia="Times New Roman" w:cs="Calibri"/>
                <w:lang w:eastAsia="en-AU"/>
              </w:rPr>
            </w:pPr>
          </w:p>
          <w:p w14:paraId="5B1B6DFF" w14:textId="0A81F324" w:rsidR="00163569" w:rsidRPr="00163569" w:rsidRDefault="00C04996" w:rsidP="00163569">
            <w:pPr>
              <w:autoSpaceDE w:val="0"/>
              <w:autoSpaceDN w:val="0"/>
              <w:adjustRightInd w:val="0"/>
              <w:spacing w:line="252" w:lineRule="auto"/>
              <w:rPr>
                <w:rFonts w:eastAsia="Times New Roman" w:cs="Calibri"/>
                <w:b/>
                <w:bCs/>
                <w:lang w:eastAsia="en-AU"/>
              </w:rPr>
            </w:pPr>
            <w:ins w:id="609" w:author="Gina Thompson" w:date="2026-02-12T15:14:00Z" w16du:dateUtc="2026-02-12T07:14:00Z">
              <w:r w:rsidRPr="008D2EFE">
                <w:rPr>
                  <w:b/>
                  <w:bCs/>
                </w:rPr>
                <w:t xml:space="preserve">The </w:t>
              </w:r>
            </w:ins>
            <w:del w:id="610" w:author="Gina Thompson" w:date="2026-02-12T15:14:00Z" w16du:dateUtc="2026-02-12T07:14:00Z">
              <w:r w:rsidR="00163569" w:rsidRPr="00163569" w:rsidDel="00C04996">
                <w:rPr>
                  <w:rFonts w:eastAsia="Times New Roman" w:cs="Calibri"/>
                  <w:b/>
                  <w:bCs/>
                  <w:lang w:eastAsia="en-AU"/>
                </w:rPr>
                <w:delText xml:space="preserve">Your </w:delText>
              </w:r>
            </w:del>
            <w:r w:rsidR="00163569" w:rsidRPr="00163569">
              <w:rPr>
                <w:rFonts w:eastAsia="Times New Roman" w:cs="Calibri"/>
                <w:b/>
                <w:bCs/>
                <w:highlight w:val="yellow"/>
                <w:lang w:eastAsia="en-AU"/>
              </w:rPr>
              <w:t>BRAND</w:t>
            </w:r>
            <w:r w:rsidR="00163569" w:rsidRPr="00163569">
              <w:rPr>
                <w:rFonts w:eastAsia="Times New Roman" w:cs="Calibri"/>
                <w:b/>
                <w:bCs/>
                <w:color w:val="0070C0"/>
                <w:lang w:eastAsia="en-AU"/>
              </w:rPr>
              <w:t xml:space="preserve"> </w:t>
            </w:r>
            <w:del w:id="611" w:author="Gina Thompson" w:date="2026-02-12T15:14:00Z" w16du:dateUtc="2026-02-12T07:14:00Z">
              <w:r w:rsidR="00163569" w:rsidRPr="00163569" w:rsidDel="00C04996">
                <w:rPr>
                  <w:rFonts w:eastAsia="Times New Roman" w:cs="Calibri"/>
                  <w:b/>
                  <w:bCs/>
                  <w:lang w:eastAsia="en-AU"/>
                </w:rPr>
                <w:delText xml:space="preserve">Collections </w:delText>
              </w:r>
            </w:del>
            <w:r w:rsidR="00163569" w:rsidRPr="00163569">
              <w:rPr>
                <w:rFonts w:eastAsia="Times New Roman" w:cs="Calibri"/>
                <w:b/>
                <w:bCs/>
                <w:lang w:eastAsia="en-AU"/>
              </w:rPr>
              <w:t>Team</w:t>
            </w:r>
          </w:p>
          <w:p w14:paraId="3C1D8541" w14:textId="77777777" w:rsidR="00163569" w:rsidRDefault="00163569" w:rsidP="003C750E"/>
          <w:p w14:paraId="02BB5248" w14:textId="77777777" w:rsidR="00163569" w:rsidRPr="00167548" w:rsidRDefault="00163569" w:rsidP="00163569">
            <w:pPr>
              <w:rPr>
                <w:highlight w:val="cyan"/>
              </w:rPr>
            </w:pPr>
            <w:r w:rsidRPr="00167548">
              <w:rPr>
                <w:highlight w:val="cyan"/>
              </w:rPr>
              <w:t>HOW TO PAY COMPONENT</w:t>
            </w:r>
          </w:p>
          <w:p w14:paraId="392BC26C" w14:textId="77777777" w:rsidR="00163569" w:rsidRDefault="00163569" w:rsidP="003C750E">
            <w:pPr>
              <w:rPr>
                <w:b/>
                <w:bCs/>
              </w:rPr>
            </w:pPr>
          </w:p>
          <w:p w14:paraId="2D9AF573" w14:textId="77777777" w:rsidR="004C3ACB" w:rsidRPr="00167548" w:rsidRDefault="004C3ACB" w:rsidP="004C3ACB">
            <w:r>
              <w:rPr>
                <w:highlight w:val="cyan"/>
              </w:rPr>
              <w:t>SECURITY FOOTER</w:t>
            </w:r>
            <w:r w:rsidRPr="00167548">
              <w:rPr>
                <w:highlight w:val="cyan"/>
              </w:rPr>
              <w:t xml:space="preserve"> COMPONENT</w:t>
            </w:r>
          </w:p>
          <w:p w14:paraId="4C59BE87" w14:textId="2C1B47B7" w:rsidR="00AA48BC" w:rsidRPr="00163569" w:rsidRDefault="00AA48BC" w:rsidP="00AA48BC">
            <w:pPr>
              <w:rPr>
                <w:b/>
                <w:bCs/>
              </w:rPr>
            </w:pPr>
          </w:p>
        </w:tc>
      </w:tr>
      <w:tr w:rsidR="0099509F" w:rsidRPr="00167548" w14:paraId="20B9D47D" w14:textId="77777777" w:rsidTr="006F0E93">
        <w:tc>
          <w:tcPr>
            <w:tcW w:w="2828" w:type="dxa"/>
          </w:tcPr>
          <w:p w14:paraId="63E0F851" w14:textId="7DB1AF6A" w:rsidR="003C750E" w:rsidRPr="00167548" w:rsidRDefault="003C750E" w:rsidP="003C750E">
            <w:pPr>
              <w:rPr>
                <w:b/>
                <w:bCs/>
              </w:rPr>
            </w:pPr>
            <w:r w:rsidRPr="00167548">
              <w:rPr>
                <w:b/>
                <w:bCs/>
              </w:rPr>
              <w:lastRenderedPageBreak/>
              <w:t>Payment Arrangement Dishonoured</w:t>
            </w:r>
          </w:p>
          <w:p w14:paraId="48A3235A" w14:textId="77777777" w:rsidR="003C750E" w:rsidRPr="00167548" w:rsidRDefault="003C750E" w:rsidP="003C750E"/>
          <w:p w14:paraId="00588079" w14:textId="6145DCDC" w:rsidR="003C750E" w:rsidRPr="00167548" w:rsidRDefault="00D902D9" w:rsidP="003C750E">
            <w:r w:rsidRPr="00167548">
              <w:t xml:space="preserve">Sent </w:t>
            </w:r>
            <w:r>
              <w:t xml:space="preserve">within </w:t>
            </w:r>
            <w:r w:rsidR="00AA0BD9">
              <w:t>1 business day</w:t>
            </w:r>
            <w:r>
              <w:t xml:space="preserve"> when a payment arrangement has been dishonoured.</w:t>
            </w:r>
          </w:p>
        </w:tc>
        <w:tc>
          <w:tcPr>
            <w:tcW w:w="2206" w:type="dxa"/>
          </w:tcPr>
          <w:p w14:paraId="332BD536" w14:textId="1B2C3BB7" w:rsidR="00B62F18" w:rsidRPr="00167548" w:rsidRDefault="00B62F18" w:rsidP="00B62F18">
            <w:r w:rsidRPr="00167548">
              <w:t>TPG_</w:t>
            </w:r>
            <w:r w:rsidR="0099509F">
              <w:t>DPA1</w:t>
            </w:r>
          </w:p>
          <w:p w14:paraId="339F389B" w14:textId="77777777" w:rsidR="00B62F18" w:rsidRPr="00167548" w:rsidRDefault="00B62F18" w:rsidP="00B62F18"/>
          <w:p w14:paraId="5E454A6B" w14:textId="67364E17" w:rsidR="003C750E" w:rsidRPr="00167548" w:rsidRDefault="00B62F18" w:rsidP="00B62F18">
            <w:r w:rsidRPr="00167548">
              <w:t>IINET_</w:t>
            </w:r>
            <w:r w:rsidR="0099509F">
              <w:t>DPA1</w:t>
            </w:r>
          </w:p>
        </w:tc>
        <w:tc>
          <w:tcPr>
            <w:tcW w:w="8914" w:type="dxa"/>
          </w:tcPr>
          <w:p w14:paraId="1C147D26"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Support Team" &lt;</w:t>
            </w:r>
            <w:r w:rsidRPr="00167548">
              <w:rPr>
                <w:rFonts w:eastAsia="Times New Roman" w:cstheme="minorHAnsi"/>
                <w:highlight w:val="yellow"/>
              </w:rPr>
              <w:t>NO-REPLY EMAIL</w:t>
            </w:r>
            <w:r w:rsidRPr="00167548">
              <w:rPr>
                <w:rFonts w:eastAsia="Times New Roman" w:cstheme="minorHAnsi"/>
              </w:rPr>
              <w:t>&gt;</w:t>
            </w:r>
          </w:p>
          <w:p w14:paraId="5911E103"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1DF21180" w14:textId="6F2E5266"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del w:id="612" w:author="Gina Thompson" w:date="2026-02-16T11:29:00Z" w16du:dateUtc="2026-02-16T03:29:00Z">
              <w:r w:rsidRPr="00167548" w:rsidDel="002D767B">
                <w:rPr>
                  <w:color w:val="000000"/>
                  <w:lang w:val="en-US"/>
                </w:rPr>
                <w:delText>Important information about your account</w:delText>
              </w:r>
            </w:del>
            <w:proofErr w:type="spellStart"/>
            <w:ins w:id="613" w:author="Gina Thompson" w:date="2026-02-16T11:29:00Z" w16du:dateUtc="2026-02-16T03:29:00Z">
              <w:r w:rsidR="002D767B">
                <w:rPr>
                  <w:color w:val="000000"/>
                  <w:lang w:val="en-US"/>
                </w:rPr>
                <w:t>Dishonoured</w:t>
              </w:r>
              <w:proofErr w:type="spellEnd"/>
              <w:r w:rsidR="002D767B">
                <w:rPr>
                  <w:color w:val="000000"/>
                  <w:lang w:val="en-US"/>
                </w:rPr>
                <w:t xml:space="preserve"> payment arrangement</w:t>
              </w:r>
            </w:ins>
          </w:p>
          <w:p w14:paraId="5C2B81D3" w14:textId="77777777" w:rsidR="003C750E" w:rsidRDefault="003C750E" w:rsidP="003C750E"/>
          <w:p w14:paraId="0C206022" w14:textId="77777777" w:rsidR="00D902D9" w:rsidRDefault="00D902D9" w:rsidP="00D902D9">
            <w:r w:rsidRPr="00167548">
              <w:rPr>
                <w:b/>
                <w:bCs/>
              </w:rPr>
              <w:t xml:space="preserve">Customer Number: </w:t>
            </w:r>
            <w:r w:rsidRPr="00D902D9">
              <w:rPr>
                <w:highlight w:val="green"/>
              </w:rPr>
              <w:t>${</w:t>
            </w:r>
            <w:proofErr w:type="spellStart"/>
            <w:r w:rsidRPr="00D902D9">
              <w:rPr>
                <w:highlight w:val="green"/>
              </w:rPr>
              <w:t>d:Calculation</w:t>
            </w:r>
            <w:proofErr w:type="spellEnd"/>
            <w:r w:rsidRPr="00D902D9">
              <w:rPr>
                <w:highlight w:val="green"/>
              </w:rPr>
              <w:t>(Communications).L04_AccountRefNo:d}</w:t>
            </w:r>
          </w:p>
          <w:p w14:paraId="5A06E478" w14:textId="77777777" w:rsidR="002F71D9" w:rsidRPr="00D902D9" w:rsidRDefault="002F71D9" w:rsidP="00D902D9"/>
          <w:p w14:paraId="5114C215" w14:textId="4FFAEC87" w:rsidR="00D902D9" w:rsidRDefault="00D902D9" w:rsidP="00D902D9">
            <w:r w:rsidRPr="00167548">
              <w:rPr>
                <w:b/>
                <w:bCs/>
              </w:rPr>
              <w:t xml:space="preserve">Overdue Amount: </w:t>
            </w:r>
            <w:r w:rsidR="00AD6ACD" w:rsidRPr="00BC1D76">
              <w:t>$</w:t>
            </w:r>
            <w:r w:rsidR="00AD6ACD">
              <w:t xml:space="preserve"> </w:t>
            </w:r>
            <w:r w:rsidRPr="00D902D9">
              <w:rPr>
                <w:highlight w:val="green"/>
              </w:rPr>
              <w:t>${</w:t>
            </w:r>
            <w:proofErr w:type="spellStart"/>
            <w:r w:rsidRPr="00D902D9">
              <w:rPr>
                <w:highlight w:val="green"/>
              </w:rPr>
              <w:t>d:Calculation</w:t>
            </w:r>
            <w:proofErr w:type="spellEnd"/>
            <w:r w:rsidRPr="00D902D9">
              <w:rPr>
                <w:highlight w:val="green"/>
              </w:rPr>
              <w:t>(Communications).L38_OverdueAmount:d}</w:t>
            </w:r>
          </w:p>
          <w:p w14:paraId="6A08005E" w14:textId="77777777" w:rsidR="002F71D9" w:rsidRPr="00167548" w:rsidRDefault="002F71D9" w:rsidP="00D902D9">
            <w:pPr>
              <w:rPr>
                <w:b/>
                <w:bCs/>
              </w:rPr>
            </w:pPr>
          </w:p>
          <w:p w14:paraId="08C7D3DC" w14:textId="01FF6208" w:rsidR="00D902D9" w:rsidRPr="00167548" w:rsidRDefault="00D902D9" w:rsidP="00D902D9">
            <w:pPr>
              <w:rPr>
                <w:b/>
                <w:bCs/>
              </w:rPr>
            </w:pPr>
            <w:r w:rsidRPr="00167548">
              <w:rPr>
                <w:b/>
                <w:bCs/>
              </w:rPr>
              <w:t>Total Balance:</w:t>
            </w:r>
            <w:r w:rsidR="00AD6ACD" w:rsidRPr="00BC1D76">
              <w:t xml:space="preserve"> $</w:t>
            </w:r>
            <w:r w:rsidRPr="00167548">
              <w:rPr>
                <w:b/>
                <w:bCs/>
              </w:rPr>
              <w:t xml:space="preserve"> </w:t>
            </w:r>
            <w:r w:rsidRPr="00D902D9">
              <w:rPr>
                <w:highlight w:val="green"/>
              </w:rPr>
              <w:t>${</w:t>
            </w:r>
            <w:proofErr w:type="spellStart"/>
            <w:r w:rsidRPr="00D902D9">
              <w:rPr>
                <w:highlight w:val="green"/>
              </w:rPr>
              <w:t>d:Calculation</w:t>
            </w:r>
            <w:proofErr w:type="spellEnd"/>
            <w:r w:rsidRPr="00D902D9">
              <w:rPr>
                <w:highlight w:val="green"/>
              </w:rPr>
              <w:t>(Communications).L37_AccountBalance:d}</w:t>
            </w:r>
          </w:p>
          <w:p w14:paraId="751742F6" w14:textId="77777777" w:rsidR="00D902D9" w:rsidRPr="00167548" w:rsidRDefault="00D902D9" w:rsidP="00D902D9">
            <w:pPr>
              <w:rPr>
                <w:b/>
                <w:bCs/>
              </w:rPr>
            </w:pPr>
          </w:p>
          <w:p w14:paraId="1870BF5F" w14:textId="5CCB56C9" w:rsidR="00D902D9" w:rsidRPr="000D2AE2" w:rsidRDefault="000D2AE2" w:rsidP="000D2AE2">
            <w:pPr>
              <w:pStyle w:val="Heading3"/>
              <w:rPr>
                <w:b/>
                <w:bCs/>
                <w:color w:val="auto"/>
              </w:rPr>
            </w:pPr>
            <w:r w:rsidRPr="000D2AE2">
              <w:rPr>
                <w:b/>
                <w:bCs/>
                <w:color w:val="auto"/>
              </w:rPr>
              <w:t>Dishonoured payment arrangement</w:t>
            </w:r>
          </w:p>
          <w:p w14:paraId="62AAFDD2" w14:textId="77777777" w:rsidR="00D902D9" w:rsidRPr="00167548" w:rsidRDefault="00D902D9" w:rsidP="00D902D9">
            <w:pPr>
              <w:rPr>
                <w:b/>
                <w:bCs/>
              </w:rPr>
            </w:pPr>
          </w:p>
          <w:p w14:paraId="54D84FF5" w14:textId="77777777" w:rsidR="00D902D9" w:rsidRPr="00D902D9" w:rsidRDefault="00D902D9" w:rsidP="00D902D9">
            <w:r w:rsidRPr="00D902D9">
              <w:t xml:space="preserve">Hi </w:t>
            </w:r>
            <w:r w:rsidRPr="00D902D9">
              <w:rPr>
                <w:highlight w:val="green"/>
              </w:rPr>
              <w:t>${</w:t>
            </w:r>
            <w:proofErr w:type="spellStart"/>
            <w:r w:rsidRPr="00D902D9">
              <w:rPr>
                <w:highlight w:val="green"/>
              </w:rPr>
              <w:t>d:Calculation</w:t>
            </w:r>
            <w:proofErr w:type="spellEnd"/>
            <w:r w:rsidRPr="00D902D9">
              <w:rPr>
                <w:highlight w:val="green"/>
              </w:rPr>
              <w:t>(Communications).L07_Salutation:d}</w:t>
            </w:r>
            <w:r w:rsidRPr="00D902D9">
              <w:t>,</w:t>
            </w:r>
          </w:p>
          <w:p w14:paraId="09804EB6" w14:textId="77777777" w:rsidR="00D902D9" w:rsidRPr="00167548" w:rsidRDefault="00D902D9" w:rsidP="00D902D9"/>
          <w:p w14:paraId="75DE4696" w14:textId="14D58448" w:rsidR="002F71D9" w:rsidRDefault="00D902D9" w:rsidP="00D902D9">
            <w:pPr>
              <w:rPr>
                <w:ins w:id="614" w:author="Gina Thompson" w:date="2026-02-16T11:32:00Z" w16du:dateUtc="2026-02-16T03:32:00Z"/>
              </w:rPr>
            </w:pPr>
            <w:r w:rsidRPr="00167548">
              <w:t xml:space="preserve">Our records </w:t>
            </w:r>
            <w:del w:id="615" w:author="Gina Thompson" w:date="2026-02-16T11:31:00Z" w16du:dateUtc="2026-02-16T03:31:00Z">
              <w:r w:rsidRPr="00167548" w:rsidDel="002F71D9">
                <w:delText xml:space="preserve">indicate </w:delText>
              </w:r>
            </w:del>
            <w:ins w:id="616" w:author="Gina Thompson" w:date="2026-02-16T11:31:00Z" w16du:dateUtc="2026-02-16T03:31:00Z">
              <w:r w:rsidR="002F71D9">
                <w:t>show</w:t>
              </w:r>
              <w:r w:rsidR="002F71D9" w:rsidRPr="00167548">
                <w:t xml:space="preserve"> </w:t>
              </w:r>
            </w:ins>
            <w:r w:rsidRPr="00167548">
              <w:t xml:space="preserve">that </w:t>
            </w:r>
            <w:del w:id="617" w:author="Gina Thompson" w:date="2026-02-16T11:31:00Z" w16du:dateUtc="2026-02-16T03:31:00Z">
              <w:r w:rsidRPr="00167548" w:rsidDel="002F71D9">
                <w:delText xml:space="preserve">you have not honoured </w:delText>
              </w:r>
            </w:del>
            <w:r w:rsidRPr="00167548">
              <w:t xml:space="preserve">your existing payment arrangement </w:t>
            </w:r>
            <w:del w:id="618" w:author="Gina Thompson" w:date="2026-02-16T11:32:00Z" w16du:dateUtc="2026-02-16T03:32:00Z">
              <w:r w:rsidRPr="00167548" w:rsidDel="002F71D9">
                <w:delText xml:space="preserve">therefore </w:delText>
              </w:r>
            </w:del>
            <w:ins w:id="619" w:author="Gina Thompson" w:date="2026-02-16T11:32:00Z" w16du:dateUtc="2026-02-16T03:32:00Z">
              <w:r w:rsidR="002F71D9">
                <w:t>has not been honoured, so</w:t>
              </w:r>
              <w:r w:rsidR="002F71D9" w:rsidRPr="00167548">
                <w:t xml:space="preserve"> </w:t>
              </w:r>
            </w:ins>
            <w:r w:rsidRPr="00167548">
              <w:t xml:space="preserve">it is no longer valid. </w:t>
            </w:r>
          </w:p>
          <w:p w14:paraId="1970F0F7" w14:textId="77777777" w:rsidR="002F71D9" w:rsidRDefault="002F71D9" w:rsidP="00D902D9">
            <w:pPr>
              <w:rPr>
                <w:ins w:id="620" w:author="Gina Thompson" w:date="2026-02-16T11:32:00Z" w16du:dateUtc="2026-02-16T03:32:00Z"/>
              </w:rPr>
            </w:pPr>
          </w:p>
          <w:p w14:paraId="1A585464" w14:textId="160772E1" w:rsidR="00D902D9" w:rsidRPr="00167548" w:rsidRDefault="00D902D9" w:rsidP="00D902D9">
            <w:r w:rsidRPr="00167548">
              <w:t xml:space="preserve">Please pay the overdue amount </w:t>
            </w:r>
            <w:r w:rsidR="00AD6ACD" w:rsidRPr="00BC1D76">
              <w:t>$</w:t>
            </w:r>
            <w:r w:rsidR="00AD6ACD">
              <w:t xml:space="preserve"> </w:t>
            </w:r>
            <w:r w:rsidRPr="00D902D9">
              <w:rPr>
                <w:highlight w:val="green"/>
              </w:rPr>
              <w:t>${</w:t>
            </w:r>
            <w:proofErr w:type="spellStart"/>
            <w:r w:rsidRPr="00D902D9">
              <w:rPr>
                <w:highlight w:val="green"/>
              </w:rPr>
              <w:t>d:Calculation</w:t>
            </w:r>
            <w:proofErr w:type="spellEnd"/>
            <w:r w:rsidRPr="00D902D9">
              <w:rPr>
                <w:highlight w:val="green"/>
              </w:rPr>
              <w:t>(Communications).L38_OverdueAmount:d}</w:t>
            </w:r>
            <w:r w:rsidRPr="00D902D9">
              <w:t xml:space="preserve"> </w:t>
            </w:r>
            <w:del w:id="621" w:author="Gina Thompson" w:date="2026-02-16T11:32:00Z" w16du:dateUtc="2026-02-16T03:32:00Z">
              <w:r w:rsidRPr="00167548" w:rsidDel="002F71D9">
                <w:delText>straight aw</w:delText>
              </w:r>
            </w:del>
            <w:ins w:id="622" w:author="Gina Thompson" w:date="2026-02-16T11:32:00Z" w16du:dateUtc="2026-02-16T03:32:00Z">
              <w:r w:rsidR="002F71D9">
                <w:t>tod</w:t>
              </w:r>
            </w:ins>
            <w:r w:rsidRPr="00167548">
              <w:t>ay</w:t>
            </w:r>
            <w:del w:id="623" w:author="Gina Thompson" w:date="2026-02-16T11:33:00Z" w16du:dateUtc="2026-02-16T03:33:00Z">
              <w:r w:rsidRPr="00167548" w:rsidDel="002F71D9">
                <w:delText>. You can make a credit card payment</w:delText>
              </w:r>
            </w:del>
            <w:r w:rsidRPr="00167548">
              <w:t xml:space="preserve"> by calling </w:t>
            </w:r>
            <w:r w:rsidR="00870DB7">
              <w:rPr>
                <w:rFonts w:eastAsia="Times New Roman" w:cs="Calibri"/>
                <w:highlight w:val="yellow"/>
                <w:lang w:eastAsia="en-AU"/>
              </w:rPr>
              <w:t>COLLECTIONS</w:t>
            </w:r>
            <w:r w:rsidR="00870DB7" w:rsidRPr="00163569">
              <w:rPr>
                <w:rFonts w:eastAsia="Times New Roman" w:cs="Calibri"/>
                <w:highlight w:val="yellow"/>
                <w:lang w:eastAsia="en-AU"/>
              </w:rPr>
              <w:t xml:space="preserve"> </w:t>
            </w:r>
            <w:r w:rsidRPr="00D902D9">
              <w:rPr>
                <w:highlight w:val="yellow"/>
              </w:rPr>
              <w:t>PHONE NUMBER</w:t>
            </w:r>
            <w:r w:rsidRPr="00D902D9">
              <w:rPr>
                <w:b/>
                <w:bCs/>
              </w:rPr>
              <w:t xml:space="preserve">, </w:t>
            </w:r>
            <w:r w:rsidRPr="00167548">
              <w:t xml:space="preserve">we’re available </w:t>
            </w:r>
            <w:ins w:id="624" w:author="Gina Thompson" w:date="2026-02-17T12:26:00Z" w16du:dateUtc="2026-02-17T04:26:00Z">
              <w:r w:rsidR="00070B0A" w:rsidRPr="00167548">
                <w:t xml:space="preserve">from </w:t>
              </w:r>
              <w:commentRangeStart w:id="625"/>
              <w:r w:rsidR="00070B0A">
                <w:t>8</w:t>
              </w:r>
              <w:r w:rsidR="00070B0A" w:rsidRPr="00167548">
                <w:t xml:space="preserve">am to </w:t>
              </w:r>
              <w:r w:rsidR="00070B0A">
                <w:t>8</w:t>
              </w:r>
              <w:r w:rsidR="00070B0A" w:rsidRPr="00167548">
                <w:t>pm AEST</w:t>
              </w:r>
            </w:ins>
            <w:commentRangeEnd w:id="625"/>
            <w:ins w:id="626" w:author="Gina Thompson" w:date="2026-02-17T12:27:00Z" w16du:dateUtc="2026-02-17T04:27:00Z">
              <w:r w:rsidR="00070B0A">
                <w:rPr>
                  <w:rStyle w:val="CommentReference"/>
                  <w:rFonts w:eastAsiaTheme="minorEastAsia"/>
                  <w:lang w:eastAsia="en-AU"/>
                  <w14:ligatures w14:val="none"/>
                </w:rPr>
                <w:commentReference w:id="625"/>
              </w:r>
            </w:ins>
            <w:ins w:id="627" w:author="Gina Thompson" w:date="2026-02-17T12:26:00Z" w16du:dateUtc="2026-02-17T04:26:00Z">
              <w:r w:rsidR="00070B0A" w:rsidRPr="00167548">
                <w:t>, Monday to Friday.</w:t>
              </w:r>
            </w:ins>
            <w:del w:id="628" w:author="Gina Thompson" w:date="2026-02-17T12:26:00Z" w16du:dateUtc="2026-02-17T04:26:00Z">
              <w:r w:rsidRPr="00167548" w:rsidDel="00070B0A">
                <w:delText>24/7</w:delText>
              </w:r>
            </w:del>
            <w:r w:rsidRPr="00167548">
              <w:t>.</w:t>
            </w:r>
          </w:p>
          <w:p w14:paraId="49AA439D" w14:textId="77777777" w:rsidR="00D902D9" w:rsidRPr="00167548" w:rsidRDefault="00D902D9" w:rsidP="00D902D9"/>
          <w:p w14:paraId="23F0BC39" w14:textId="77777777" w:rsidR="00D902D9" w:rsidRDefault="00D902D9" w:rsidP="00D902D9">
            <w:r w:rsidRPr="00167548">
              <w:t>If you have paid your overdue amount recently then thank you, and don’t worry about reading on.</w:t>
            </w:r>
          </w:p>
          <w:p w14:paraId="3987A656" w14:textId="77777777" w:rsidR="00D902D9" w:rsidRPr="00167548" w:rsidRDefault="00D902D9" w:rsidP="00D902D9"/>
          <w:p w14:paraId="6571968B" w14:textId="32E04C6E" w:rsidR="00D902D9" w:rsidRPr="00064148" w:rsidRDefault="00D902D9" w:rsidP="00D902D9">
            <w:pPr>
              <w:rPr>
                <w:b/>
                <w:bCs/>
              </w:rPr>
            </w:pPr>
            <w:r w:rsidRPr="00064148">
              <w:rPr>
                <w:b/>
                <w:bCs/>
              </w:rPr>
              <w:t xml:space="preserve">Failure to </w:t>
            </w:r>
            <w:del w:id="629" w:author="Gina Thompson" w:date="2026-02-16T11:34:00Z" w16du:dateUtc="2026-02-16T03:34:00Z">
              <w:r w:rsidRPr="00064148" w:rsidDel="000442C4">
                <w:rPr>
                  <w:b/>
                  <w:bCs/>
                </w:rPr>
                <w:delText xml:space="preserve">make </w:delText>
              </w:r>
            </w:del>
            <w:r w:rsidRPr="00064148">
              <w:rPr>
                <w:b/>
                <w:bCs/>
              </w:rPr>
              <w:t>pay</w:t>
            </w:r>
            <w:del w:id="630" w:author="Gina Thompson" w:date="2026-02-16T11:34:00Z" w16du:dateUtc="2026-02-16T03:34:00Z">
              <w:r w:rsidRPr="00064148" w:rsidDel="000442C4">
                <w:rPr>
                  <w:b/>
                  <w:bCs/>
                </w:rPr>
                <w:delText>ment of</w:delText>
              </w:r>
            </w:del>
            <w:r w:rsidRPr="00064148">
              <w:rPr>
                <w:b/>
                <w:bCs/>
              </w:rPr>
              <w:t xml:space="preserve"> the overdue amount within 10 business days will result in further collection action</w:t>
            </w:r>
            <w:ins w:id="631" w:author="Gina Thompson" w:date="2026-03-05T14:16:00Z" w16du:dateUtc="2026-03-05T06:16:00Z">
              <w:r w:rsidR="00442899">
                <w:rPr>
                  <w:b/>
                  <w:bCs/>
                </w:rPr>
                <w:t>,</w:t>
              </w:r>
            </w:ins>
            <w:r w:rsidRPr="00064148">
              <w:rPr>
                <w:b/>
                <w:bCs/>
              </w:rPr>
              <w:t xml:space="preserve"> and </w:t>
            </w:r>
            <w:del w:id="632" w:author="Gina Thompson" w:date="2026-03-05T14:16:00Z" w16du:dateUtc="2026-03-05T06:16:00Z">
              <w:r w:rsidRPr="00064148" w:rsidDel="00442899">
                <w:rPr>
                  <w:b/>
                  <w:bCs/>
                </w:rPr>
                <w:delText>restriction of</w:delText>
              </w:r>
            </w:del>
            <w:ins w:id="633" w:author="Gina Thompson" w:date="2026-03-05T14:16:00Z" w16du:dateUtc="2026-03-05T06:16:00Z">
              <w:r w:rsidR="00442899">
                <w:rPr>
                  <w:b/>
                  <w:bCs/>
                </w:rPr>
                <w:t>the</w:t>
              </w:r>
            </w:ins>
            <w:r w:rsidRPr="00064148">
              <w:rPr>
                <w:b/>
                <w:bCs/>
              </w:rPr>
              <w:t xml:space="preserve"> service</w:t>
            </w:r>
            <w:ins w:id="634" w:author="Gina Thompson" w:date="2026-03-05T14:16:00Z" w16du:dateUtc="2026-03-05T06:16:00Z">
              <w:r w:rsidR="00442899">
                <w:rPr>
                  <w:b/>
                  <w:bCs/>
                </w:rPr>
                <w:t>(</w:t>
              </w:r>
            </w:ins>
            <w:r w:rsidRPr="00064148">
              <w:rPr>
                <w:b/>
                <w:bCs/>
              </w:rPr>
              <w:t>s</w:t>
            </w:r>
            <w:ins w:id="635" w:author="Gina Thompson" w:date="2026-03-05T14:16:00Z" w16du:dateUtc="2026-03-05T06:16:00Z">
              <w:r w:rsidR="00442899">
                <w:rPr>
                  <w:b/>
                  <w:bCs/>
                </w:rPr>
                <w:t>) on your account may be restricted</w:t>
              </w:r>
            </w:ins>
            <w:r w:rsidRPr="00064148">
              <w:rPr>
                <w:b/>
                <w:bCs/>
              </w:rPr>
              <w:t>.</w:t>
            </w:r>
          </w:p>
          <w:p w14:paraId="51A94968" w14:textId="77777777" w:rsidR="00D902D9" w:rsidRPr="00167548" w:rsidRDefault="00D902D9" w:rsidP="00D902D9"/>
          <w:p w14:paraId="72AACB31" w14:textId="09C6891A" w:rsidR="00010F07" w:rsidRPr="00167548" w:rsidRDefault="00010F07" w:rsidP="00010F07">
            <w:pPr>
              <w:rPr>
                <w:ins w:id="636" w:author="Gina Thompson" w:date="2026-02-12T14:42:00Z" w16du:dateUtc="2026-02-12T06:42:00Z"/>
                <w:lang w:val="en-GB"/>
              </w:rPr>
            </w:pPr>
            <w:ins w:id="637" w:author="Gina Thompson" w:date="2026-02-12T14:42:00Z" w16du:dateUtc="2026-02-12T06:42:00Z">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ins>
            <w:ins w:id="638" w:author="Gina Thompson" w:date="2026-02-17T12:26:00Z" w16du:dateUtc="2026-02-17T04:26:00Z">
              <w:r w:rsidR="00A8123C">
                <w:t>9</w:t>
              </w:r>
            </w:ins>
            <w:ins w:id="639" w:author="Gina Thompson" w:date="2026-02-12T14:42:00Z" w16du:dateUtc="2026-02-12T06:42:00Z">
              <w:r w:rsidRPr="00167548">
                <w:t xml:space="preserve">am to </w:t>
              </w:r>
            </w:ins>
            <w:ins w:id="640" w:author="Gina Thompson" w:date="2026-02-17T12:26:00Z" w16du:dateUtc="2026-02-17T04:26:00Z">
              <w:r w:rsidR="00A8123C">
                <w:t>5</w:t>
              </w:r>
            </w:ins>
            <w:ins w:id="641" w:author="Gina Thompson" w:date="2026-02-12T14:42:00Z" w16du:dateUtc="2026-02-12T06:42:00Z">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ins>
          </w:p>
          <w:p w14:paraId="6671FEBC" w14:textId="30E23F7F" w:rsidR="00D902D9" w:rsidRPr="00D902D9" w:rsidDel="00010F07" w:rsidRDefault="00D902D9" w:rsidP="00D902D9">
            <w:pPr>
              <w:rPr>
                <w:del w:id="642" w:author="Gina Thompson" w:date="2026-02-12T14:42:00Z" w16du:dateUtc="2026-02-12T06:42:00Z"/>
              </w:rPr>
            </w:pPr>
            <w:del w:id="643" w:author="Gina Thompson" w:date="2026-02-12T14:42:00Z" w16du:dateUtc="2026-02-12T06:42:00Z">
              <w:r w:rsidRPr="00167548" w:rsidDel="00010F07">
                <w:delText xml:space="preserve">If you are experiencing financial hardship we may be able to assist you. Please call us on </w:delText>
              </w:r>
              <w:r w:rsidR="00BC5B12" w:rsidRPr="00BC5B12" w:rsidDel="00010F07">
                <w:rPr>
                  <w:highlight w:val="yellow"/>
                </w:rPr>
                <w:delText>FHP</w:delText>
              </w:r>
              <w:r w:rsidRPr="00BC5B12" w:rsidDel="00010F07">
                <w:rPr>
                  <w:highlight w:val="yellow"/>
                </w:rPr>
                <w:delText xml:space="preserve"> PHONE </w:delText>
              </w:r>
              <w:r w:rsidRPr="00D902D9" w:rsidDel="00010F07">
                <w:rPr>
                  <w:highlight w:val="yellow"/>
                </w:rPr>
                <w:delText>NUMBER</w:delText>
              </w:r>
              <w:r w:rsidRPr="00167548" w:rsidDel="00010F07">
                <w:rPr>
                  <w:color w:val="FF0000"/>
                </w:rPr>
                <w:delText xml:space="preserve"> </w:delText>
              </w:r>
              <w:r w:rsidRPr="00167548" w:rsidDel="00010F07">
                <w:delText xml:space="preserve">to discuss your situation. You can call us from 8am to 8pm AEST, Monday to Friday. To review our Financial Hardship Policy, visit </w:delText>
              </w:r>
              <w:r w:rsidRPr="00D902D9" w:rsidDel="00010F07">
                <w:rPr>
                  <w:highlight w:val="yellow"/>
                  <w:lang w:val="en-GB"/>
                </w:rPr>
                <w:delText>FHP URL</w:delText>
              </w:r>
              <w:r w:rsidRPr="00D902D9" w:rsidDel="00010F07">
                <w:rPr>
                  <w:lang w:val="en-GB"/>
                </w:rPr>
                <w:delText>.</w:delText>
              </w:r>
            </w:del>
          </w:p>
          <w:p w14:paraId="3E4657FA" w14:textId="77777777" w:rsidR="00D902D9" w:rsidRPr="00167548" w:rsidRDefault="00D902D9" w:rsidP="00D902D9"/>
          <w:p w14:paraId="2DCE8615" w14:textId="75A6CD79" w:rsidR="00D902D9" w:rsidRPr="00D902D9" w:rsidRDefault="00D902D9" w:rsidP="00D902D9">
            <w:pPr>
              <w:rPr>
                <w:b/>
                <w:bCs/>
                <w:lang w:val="en-GB"/>
              </w:rPr>
            </w:pPr>
            <w:r w:rsidRPr="00167548">
              <w:rPr>
                <w:lang w:val="en-GB"/>
              </w:rPr>
              <w:t>Regards,</w:t>
            </w:r>
            <w:r w:rsidRPr="00167548">
              <w:rPr>
                <w:lang w:val="en-GB"/>
              </w:rPr>
              <w:br/>
            </w:r>
            <w:r w:rsidRPr="00167548">
              <w:rPr>
                <w:lang w:val="en-GB"/>
              </w:rPr>
              <w:br/>
            </w:r>
            <w:ins w:id="644" w:author="Gina Thompson" w:date="2026-02-12T15:14:00Z" w16du:dateUtc="2026-02-12T07:14:00Z">
              <w:r w:rsidR="00C04996" w:rsidRPr="008D2EFE">
                <w:rPr>
                  <w:b/>
                  <w:bCs/>
                </w:rPr>
                <w:t xml:space="preserve">The </w:t>
              </w:r>
            </w:ins>
            <w:del w:id="645" w:author="Gina Thompson" w:date="2026-02-12T15:14:00Z" w16du:dateUtc="2026-02-12T07:14:00Z">
              <w:r w:rsidRPr="00D902D9" w:rsidDel="00C04996">
                <w:rPr>
                  <w:b/>
                  <w:bCs/>
                  <w:lang w:val="en-GB"/>
                </w:rPr>
                <w:delText xml:space="preserve">Your </w:delText>
              </w:r>
            </w:del>
            <w:r w:rsidRPr="00D902D9">
              <w:rPr>
                <w:b/>
                <w:bCs/>
                <w:highlight w:val="yellow"/>
                <w:lang w:val="en-GB"/>
              </w:rPr>
              <w:t>BRAND</w:t>
            </w:r>
            <w:r w:rsidRPr="00D902D9">
              <w:rPr>
                <w:b/>
                <w:bCs/>
                <w:color w:val="FF0000"/>
                <w:lang w:val="en-GB"/>
              </w:rPr>
              <w:t xml:space="preserve"> </w:t>
            </w:r>
            <w:del w:id="646" w:author="Gina Thompson" w:date="2026-02-12T15:14:00Z" w16du:dateUtc="2026-02-12T07:14:00Z">
              <w:r w:rsidRPr="00D902D9" w:rsidDel="00C04996">
                <w:rPr>
                  <w:b/>
                  <w:bCs/>
                  <w:lang w:val="en-GB"/>
                </w:rPr>
                <w:delText xml:space="preserve">Collections </w:delText>
              </w:r>
            </w:del>
            <w:r w:rsidRPr="00D902D9">
              <w:rPr>
                <w:b/>
                <w:bCs/>
                <w:lang w:val="en-GB"/>
              </w:rPr>
              <w:t>Team</w:t>
            </w:r>
          </w:p>
          <w:p w14:paraId="7641709F" w14:textId="77777777" w:rsidR="00D902D9" w:rsidRDefault="00D902D9" w:rsidP="003C750E"/>
          <w:p w14:paraId="478A8011" w14:textId="77777777" w:rsidR="00D902D9" w:rsidRPr="00167548" w:rsidRDefault="00D902D9" w:rsidP="00D902D9">
            <w:pPr>
              <w:rPr>
                <w:highlight w:val="cyan"/>
              </w:rPr>
            </w:pPr>
            <w:r w:rsidRPr="00167548">
              <w:rPr>
                <w:highlight w:val="cyan"/>
              </w:rPr>
              <w:t>HOW TO PAY COMPONENT</w:t>
            </w:r>
          </w:p>
          <w:p w14:paraId="6A54861F" w14:textId="77777777" w:rsidR="00D902D9" w:rsidRDefault="00D902D9" w:rsidP="003C750E"/>
          <w:p w14:paraId="47AA3D83" w14:textId="77777777" w:rsidR="00D902D9" w:rsidRPr="00167548" w:rsidRDefault="00D902D9" w:rsidP="00D902D9">
            <w:r w:rsidRPr="00167548">
              <w:rPr>
                <w:highlight w:val="cyan"/>
              </w:rPr>
              <w:lastRenderedPageBreak/>
              <w:t>PAYMENT SLIP COMPONENT</w:t>
            </w:r>
          </w:p>
          <w:p w14:paraId="694B1001" w14:textId="77777777" w:rsidR="00D902D9" w:rsidRDefault="00D902D9" w:rsidP="003C750E"/>
          <w:p w14:paraId="2A399FBD" w14:textId="77777777" w:rsidR="004C3ACB" w:rsidRPr="00167548" w:rsidRDefault="004C3ACB" w:rsidP="004C3ACB">
            <w:r>
              <w:rPr>
                <w:highlight w:val="cyan"/>
              </w:rPr>
              <w:t>SECURITY FOOTER</w:t>
            </w:r>
            <w:r w:rsidRPr="00167548">
              <w:rPr>
                <w:highlight w:val="cyan"/>
              </w:rPr>
              <w:t xml:space="preserve"> COMPONENT</w:t>
            </w:r>
          </w:p>
          <w:p w14:paraId="2344C803" w14:textId="1B7D1FCC" w:rsidR="00AA48BC" w:rsidRPr="00167548" w:rsidRDefault="00AA48BC" w:rsidP="00AA48BC"/>
        </w:tc>
      </w:tr>
    </w:tbl>
    <w:p w14:paraId="25096522" w14:textId="730ED9F3" w:rsidR="00662D6E" w:rsidRPr="00167548" w:rsidRDefault="00662D6E" w:rsidP="0066265F">
      <w:pPr>
        <w:spacing w:after="0"/>
      </w:pPr>
    </w:p>
    <w:p w14:paraId="7510A6BB" w14:textId="32883515" w:rsidR="00B34D19" w:rsidRPr="004219C0" w:rsidRDefault="003C750E" w:rsidP="0066265F">
      <w:pPr>
        <w:spacing w:after="0"/>
        <w:rPr>
          <w:b/>
          <w:bCs/>
          <w:color w:val="FF0000"/>
        </w:rPr>
      </w:pPr>
      <w:r w:rsidRPr="00167548">
        <w:rPr>
          <w:b/>
          <w:bCs/>
          <w:color w:val="FF0000"/>
        </w:rPr>
        <w:t>//end document</w:t>
      </w:r>
    </w:p>
    <w:p w14:paraId="7A7CB834" w14:textId="1D1A3DBF" w:rsidR="00972D91" w:rsidRPr="00167548" w:rsidRDefault="00972D91" w:rsidP="00167548">
      <w:pPr>
        <w:spacing w:after="0"/>
        <w:rPr>
          <w:b/>
          <w:bCs/>
        </w:rPr>
      </w:pPr>
    </w:p>
    <w:sectPr w:rsidR="00972D91" w:rsidRPr="00167548" w:rsidSect="00276B9A">
      <w:footerReference w:type="even" r:id="rId21"/>
      <w:footerReference w:type="default" r:id="rId22"/>
      <w:footerReference w:type="first" r:id="rId23"/>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Gina Thompson" w:date="2026-02-12T16:09:00Z" w:initials="GT">
    <w:p w14:paraId="63047D81" w14:textId="77777777" w:rsidR="00CF2324" w:rsidRDefault="00C60D3F" w:rsidP="00CF2324">
      <w:pPr>
        <w:pStyle w:val="CommentText"/>
      </w:pPr>
      <w:r>
        <w:rPr>
          <w:rStyle w:val="CommentReference"/>
        </w:rPr>
        <w:annotationRef/>
      </w:r>
      <w:r w:rsidR="00CF2324">
        <w:t>Grace period is much shorter in DFA so higher number of customers are going to get this first notice - it is important to start out with a calm request for payment.</w:t>
      </w:r>
    </w:p>
  </w:comment>
  <w:comment w:id="52" w:author="Gina Thompson" w:date="2026-03-05T13:21:00Z" w:initials="GT">
    <w:p w14:paraId="0039EF1D" w14:textId="77777777" w:rsidR="00DF53C6" w:rsidRDefault="00DF53C6" w:rsidP="00DF53C6">
      <w:pPr>
        <w:pStyle w:val="CommentText"/>
      </w:pPr>
      <w:r>
        <w:rPr>
          <w:rStyle w:val="CommentReference"/>
        </w:rPr>
        <w:annotationRef/>
      </w:r>
      <w:r>
        <w:rPr>
          <w:lang w:val="en-US"/>
        </w:rPr>
        <w:t>New consequence in DFA - as soon as account is overdue, a new service may not be added.</w:t>
      </w:r>
    </w:p>
  </w:comment>
  <w:comment w:id="61" w:author="Gina Thompson" w:date="2026-02-17T12:32:00Z" w:initials="GT">
    <w:p w14:paraId="014EC939" w14:textId="31ED43F9" w:rsidR="00B2216A" w:rsidRDefault="00B2216A" w:rsidP="00B2216A">
      <w:pPr>
        <w:pStyle w:val="CommentText"/>
      </w:pPr>
      <w:r>
        <w:rPr>
          <w:rStyle w:val="CommentReference"/>
        </w:rPr>
        <w:annotationRef/>
      </w:r>
      <w:r>
        <w:rPr>
          <w:b/>
          <w:bCs/>
        </w:rPr>
        <w:t xml:space="preserve">New boilerplate for FHP: </w:t>
      </w:r>
      <w:r>
        <w:br/>
        <w:t>- Regulatory requirement to include both FHP PHONE NUMBER and FHP EMAIL.</w:t>
      </w:r>
      <w:r>
        <w:br/>
        <w:t>- Legal preferred language of “options for assistance”.</w:t>
      </w:r>
    </w:p>
  </w:comment>
  <w:comment w:id="70" w:author="Gina Thompson" w:date="2026-02-12T14:35:00Z" w:initials="GT">
    <w:p w14:paraId="59FBD060" w14:textId="6BDB17F9" w:rsidR="005530D3" w:rsidRDefault="005530D3" w:rsidP="005530D3">
      <w:pPr>
        <w:pStyle w:val="CommentText"/>
      </w:pPr>
      <w:r>
        <w:rPr>
          <w:rStyle w:val="CommentReference"/>
        </w:rPr>
        <w:annotationRef/>
      </w:r>
      <w:r>
        <w:rPr>
          <w:lang w:val="en-US"/>
        </w:rPr>
        <w:t>New notice drafted for suspension notice.</w:t>
      </w:r>
    </w:p>
  </w:comment>
  <w:comment w:id="109" w:author="Gina Thompson" w:date="2026-02-13T15:12:00Z" w:initials="GT">
    <w:p w14:paraId="752DC842" w14:textId="77777777" w:rsidR="004E105A" w:rsidRDefault="004E105A" w:rsidP="004E105A">
      <w:pPr>
        <w:pStyle w:val="CommentText"/>
      </w:pPr>
      <w:r>
        <w:rPr>
          <w:rStyle w:val="CommentReference"/>
        </w:rPr>
        <w:annotationRef/>
      </w:r>
      <w:r>
        <w:rPr>
          <w:lang w:val="en-US"/>
        </w:rPr>
        <w:t>This specific impact of disconnection was approved during 3G shutdown activity with specific attention to 000 calling knowledge.</w:t>
      </w:r>
    </w:p>
  </w:comment>
  <w:comment w:id="122" w:author="Gina Thompson" w:date="2026-03-05T14:07:00Z" w:initials="GT">
    <w:p w14:paraId="7D71DCF1" w14:textId="77777777" w:rsidR="009B04E1" w:rsidRDefault="009B04E1" w:rsidP="009B04E1">
      <w:pPr>
        <w:pStyle w:val="CommentText"/>
      </w:pPr>
      <w:r>
        <w:rPr>
          <w:rStyle w:val="CommentReference"/>
        </w:rPr>
        <w:annotationRef/>
      </w:r>
      <w:r>
        <w:rPr>
          <w:b/>
          <w:bCs/>
          <w:lang w:val="en-US"/>
        </w:rPr>
        <w:t>Note:</w:t>
      </w:r>
      <w:r>
        <w:rPr>
          <w:lang w:val="en-US"/>
        </w:rPr>
        <w:t xml:space="preserve"> illion was renamed to Experian.</w:t>
      </w:r>
    </w:p>
  </w:comment>
  <w:comment w:id="192" w:author="Gina Thompson" w:date="2026-02-17T12:30:00Z" w:initials="GT">
    <w:p w14:paraId="2A43440F" w14:textId="33C6E697" w:rsidR="001676C4" w:rsidRDefault="00B2216A" w:rsidP="001676C4">
      <w:pPr>
        <w:pStyle w:val="CommentText"/>
      </w:pPr>
      <w:r>
        <w:rPr>
          <w:rStyle w:val="CommentReference"/>
        </w:rPr>
        <w:annotationRef/>
      </w:r>
      <w:r w:rsidR="001676C4">
        <w:rPr>
          <w:b/>
          <w:bCs/>
        </w:rPr>
        <w:t xml:space="preserve">Confirmed with John: </w:t>
      </w:r>
      <w:r w:rsidR="001676C4">
        <w:t>Once disconnection occurs, we should refer customers to COLLECTIONS PHONE NUMBER for FHP queries, and the opening hours change to 8am-8pm for this different phone number.</w:t>
      </w:r>
    </w:p>
  </w:comment>
  <w:comment w:id="244" w:author="Gina Thompson" w:date="2026-02-13T15:46:00Z" w:initials="GT">
    <w:p w14:paraId="54972FF3" w14:textId="7F4E8600" w:rsidR="00BE3245" w:rsidRDefault="00EB2AAC" w:rsidP="00BE3245">
      <w:pPr>
        <w:pStyle w:val="CommentText"/>
      </w:pPr>
      <w:r>
        <w:rPr>
          <w:rStyle w:val="CommentReference"/>
        </w:rPr>
        <w:annotationRef/>
      </w:r>
      <w:r w:rsidR="00BE3245">
        <w:rPr>
          <w:b/>
          <w:bCs/>
        </w:rPr>
        <w:t>Confirmed with John:</w:t>
      </w:r>
      <w:r w:rsidR="00BE3245">
        <w:t xml:space="preserve"> PDXN email should refer to overdue amount, remove the Total balance line.</w:t>
      </w:r>
    </w:p>
  </w:comment>
  <w:comment w:id="300" w:author="Gina Thompson" w:date="2026-02-13T13:30:00Z" w:initials="GT">
    <w:p w14:paraId="601F1274" w14:textId="77E442FE" w:rsidR="00156889" w:rsidRDefault="00156889" w:rsidP="00711B2B">
      <w:pPr>
        <w:pStyle w:val="CommentText"/>
      </w:pPr>
      <w:r>
        <w:rPr>
          <w:rStyle w:val="CommentReference"/>
        </w:rPr>
        <w:annotationRef/>
      </w:r>
      <w:r>
        <w:rPr>
          <w:b/>
          <w:bCs/>
        </w:rPr>
        <w:t xml:space="preserve">Note: </w:t>
      </w:r>
      <w:r>
        <w:t>Aligned all uses of “payment credit default” and “default” in emails to a single standard term of “payment default” as interchangeable terms with the same definition can be confusing for customers.</w:t>
      </w:r>
    </w:p>
  </w:comment>
  <w:comment w:id="306" w:author="Gina Thompson" w:date="2026-03-05T12:28:00Z" w:initials="GT">
    <w:p w14:paraId="5620154C" w14:textId="77777777" w:rsidR="00DB6269" w:rsidRDefault="00DB6269" w:rsidP="00DB6269">
      <w:pPr>
        <w:pStyle w:val="CommentText"/>
      </w:pPr>
      <w:r>
        <w:rPr>
          <w:rStyle w:val="CommentReference"/>
        </w:rPr>
        <w:annotationRef/>
      </w:r>
      <w:r>
        <w:rPr>
          <w:lang w:val="en-US"/>
        </w:rPr>
        <w:t>Confirmed no debt purchasing activity will be pursued for TPG and iiNet brands. If it is pursued in the future, we will revise copy to add back in.</w:t>
      </w:r>
    </w:p>
  </w:comment>
  <w:comment w:id="398" w:author="Gina Thompson" w:date="2026-02-16T09:13:00Z" w:initials="GT">
    <w:p w14:paraId="6D1508AC" w14:textId="77777777" w:rsidR="00FB3D43" w:rsidRDefault="00FB3D43" w:rsidP="00FB3D43">
      <w:pPr>
        <w:pStyle w:val="CommentText"/>
      </w:pPr>
      <w:r>
        <w:rPr>
          <w:rStyle w:val="CommentReference"/>
        </w:rPr>
        <w:annotationRef/>
      </w:r>
      <w:r>
        <w:rPr>
          <w:lang w:val="en-US"/>
        </w:rPr>
        <w:t xml:space="preserve">Need “any” language here - customer may have MPP only, APP only, both MPP and APP, or neither MPP and APP. </w:t>
      </w:r>
    </w:p>
  </w:comment>
  <w:comment w:id="417" w:author="Gina Thompson" w:date="2026-02-16T11:28:00Z" w:initials="GT">
    <w:p w14:paraId="564D2D86" w14:textId="77777777" w:rsidR="00B1063A" w:rsidRDefault="00B90350" w:rsidP="00B1063A">
      <w:pPr>
        <w:pStyle w:val="CommentText"/>
      </w:pPr>
      <w:r>
        <w:rPr>
          <w:rStyle w:val="CommentReference"/>
        </w:rPr>
        <w:annotationRef/>
      </w:r>
      <w:r w:rsidR="00B1063A">
        <w:t>Avoid specific reference to letter - likely delivered as email with DM as a backup.</w:t>
      </w:r>
    </w:p>
  </w:comment>
  <w:comment w:id="439" w:author="Gina Thompson" w:date="2026-02-16T10:09:00Z" w:initials="GT">
    <w:p w14:paraId="2415EB21" w14:textId="3D1E514C" w:rsidR="000D7A4C" w:rsidRDefault="000D7A4C" w:rsidP="000D7A4C">
      <w:pPr>
        <w:pStyle w:val="CommentText"/>
      </w:pPr>
      <w:r>
        <w:rPr>
          <w:rStyle w:val="CommentReference"/>
        </w:rPr>
        <w:annotationRef/>
      </w:r>
      <w:r>
        <w:rPr>
          <w:lang w:val="en-US"/>
        </w:rPr>
        <w:t>Avoid language applies the negative circumstance directly on the individual person.</w:t>
      </w:r>
    </w:p>
  </w:comment>
  <w:comment w:id="447" w:author="Gina Thompson" w:date="2026-02-16T10:10:00Z" w:initials="GT">
    <w:p w14:paraId="3F975726" w14:textId="77777777" w:rsidR="00EF7B65" w:rsidRDefault="00FD350C" w:rsidP="00EF7B65">
      <w:pPr>
        <w:pStyle w:val="CommentText"/>
      </w:pPr>
      <w:r>
        <w:rPr>
          <w:rStyle w:val="CommentReference"/>
        </w:rPr>
        <w:annotationRef/>
      </w:r>
      <w:r w:rsidR="00EF7B65">
        <w:t>Use specific language and keep a professional tone.</w:t>
      </w:r>
    </w:p>
  </w:comment>
  <w:comment w:id="451" w:author="Gina Thompson" w:date="2026-02-16T10:13:00Z" w:initials="GT">
    <w:p w14:paraId="731D5F03" w14:textId="1D0B9BDE" w:rsidR="00E51437" w:rsidRDefault="008B429E" w:rsidP="00E51437">
      <w:pPr>
        <w:pStyle w:val="CommentText"/>
      </w:pPr>
      <w:r>
        <w:rPr>
          <w:rStyle w:val="CommentReference"/>
        </w:rPr>
        <w:annotationRef/>
      </w:r>
      <w:r w:rsidR="00E51437">
        <w:t xml:space="preserve">State the required action before explaining the consequences of non-action and be clear about the deadline for action. </w:t>
      </w:r>
    </w:p>
  </w:comment>
  <w:comment w:id="575" w:author="Gina Thompson" w:date="2026-02-16T09:13:00Z" w:initials="GT">
    <w:p w14:paraId="72D17A6E" w14:textId="2EE308CC" w:rsidR="00FF3010" w:rsidRDefault="00FF3010" w:rsidP="00FF3010">
      <w:pPr>
        <w:pStyle w:val="CommentText"/>
      </w:pPr>
      <w:r>
        <w:rPr>
          <w:rStyle w:val="CommentReference"/>
        </w:rPr>
        <w:annotationRef/>
      </w:r>
      <w:r>
        <w:rPr>
          <w:lang w:val="en-US"/>
        </w:rPr>
        <w:t xml:space="preserve">Need “any” language here - customer may have MPP only, APP only, both MPP and APP, or neither MPP and APP. </w:t>
      </w:r>
    </w:p>
  </w:comment>
  <w:comment w:id="596" w:author="Gina Thompson" w:date="2026-02-16T11:28:00Z" w:initials="GT">
    <w:p w14:paraId="0CB9A24D" w14:textId="77777777" w:rsidR="00B90350" w:rsidRDefault="00B90350" w:rsidP="00B90350">
      <w:pPr>
        <w:pStyle w:val="CommentText"/>
      </w:pPr>
      <w:r>
        <w:rPr>
          <w:rStyle w:val="CommentReference"/>
        </w:rPr>
        <w:annotationRef/>
      </w:r>
      <w:r>
        <w:t>Avoid specific reference to letter - likely  delivered as email with DM as a backup.</w:t>
      </w:r>
    </w:p>
  </w:comment>
  <w:comment w:id="599" w:author="Gina Thompson" w:date="2026-02-16T09:13:00Z" w:initials="GT">
    <w:p w14:paraId="46C3C83A" w14:textId="5967E057" w:rsidR="00B90350" w:rsidRDefault="00B90350" w:rsidP="00B90350">
      <w:pPr>
        <w:pStyle w:val="CommentText"/>
      </w:pPr>
      <w:r>
        <w:rPr>
          <w:rStyle w:val="CommentReference"/>
        </w:rPr>
        <w:annotationRef/>
      </w:r>
      <w:r>
        <w:rPr>
          <w:lang w:val="en-US"/>
        </w:rPr>
        <w:t xml:space="preserve">Need “any” language here - customer may have MPP only, APP only, both MPP and APP, or neither MPP and APP. </w:t>
      </w:r>
    </w:p>
  </w:comment>
  <w:comment w:id="625" w:author="Gina Thompson" w:date="2026-02-17T12:27:00Z" w:initials="GT">
    <w:p w14:paraId="50969A7A" w14:textId="77777777" w:rsidR="00070B0A" w:rsidRDefault="00070B0A" w:rsidP="00070B0A">
      <w:pPr>
        <w:pStyle w:val="CommentText"/>
      </w:pPr>
      <w:r>
        <w:rPr>
          <w:rStyle w:val="CommentReference"/>
        </w:rPr>
        <w:annotationRef/>
      </w:r>
      <w:r>
        <w:rPr>
          <w:lang w:val="en-US"/>
        </w:rPr>
        <w:t>Aligned to Collections opening hours - if we’re changing to the BRAND PHONE NUMBER for IVR payment, we can keep 24/7 ref.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047D81" w15:done="0"/>
  <w15:commentEx w15:paraId="0039EF1D" w15:done="0"/>
  <w15:commentEx w15:paraId="014EC939" w15:done="0"/>
  <w15:commentEx w15:paraId="59FBD060" w15:done="0"/>
  <w15:commentEx w15:paraId="752DC842" w15:done="1"/>
  <w15:commentEx w15:paraId="7D71DCF1" w15:done="0"/>
  <w15:commentEx w15:paraId="2A43440F" w15:done="0"/>
  <w15:commentEx w15:paraId="54972FF3" w15:done="0"/>
  <w15:commentEx w15:paraId="601F1274" w15:done="0"/>
  <w15:commentEx w15:paraId="5620154C" w15:done="0"/>
  <w15:commentEx w15:paraId="6D1508AC" w15:done="0"/>
  <w15:commentEx w15:paraId="564D2D86" w15:done="0"/>
  <w15:commentEx w15:paraId="2415EB21" w15:done="0"/>
  <w15:commentEx w15:paraId="3F975726" w15:done="0"/>
  <w15:commentEx w15:paraId="731D5F03" w15:done="0"/>
  <w15:commentEx w15:paraId="72D17A6E" w15:done="0"/>
  <w15:commentEx w15:paraId="0CB9A24D" w15:done="0"/>
  <w15:commentEx w15:paraId="46C3C83A" w15:done="0"/>
  <w15:commentEx w15:paraId="50969A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D767D5" w16cex:dateUtc="2026-02-12T08:09:00Z"/>
  <w16cex:commentExtensible w16cex:durableId="1FF0208F" w16cex:dateUtc="2026-03-05T05:21:00Z"/>
  <w16cex:commentExtensible w16cex:durableId="61A512A7" w16cex:dateUtc="2026-02-17T04:32:00Z"/>
  <w16cex:commentExtensible w16cex:durableId="0842B940" w16cex:dateUtc="2026-02-12T06:35:00Z"/>
  <w16cex:commentExtensible w16cex:durableId="4B7721AF" w16cex:dateUtc="2026-02-13T07:12:00Z"/>
  <w16cex:commentExtensible w16cex:durableId="158C84D1" w16cex:dateUtc="2026-03-05T06:07:00Z"/>
  <w16cex:commentExtensible w16cex:durableId="4CCACBC4" w16cex:dateUtc="2026-02-17T04:30:00Z"/>
  <w16cex:commentExtensible w16cex:durableId="74E708E6" w16cex:dateUtc="2026-02-13T07:46:00Z"/>
  <w16cex:commentExtensible w16cex:durableId="640F655C" w16cex:dateUtc="2026-02-13T05:30:00Z"/>
  <w16cex:commentExtensible w16cex:durableId="16840B03" w16cex:dateUtc="2026-03-05T04:28:00Z"/>
  <w16cex:commentExtensible w16cex:durableId="06B0351F" w16cex:dateUtc="2026-02-16T01:13:00Z"/>
  <w16cex:commentExtensible w16cex:durableId="65AF3966" w16cex:dateUtc="2026-02-16T03:28:00Z"/>
  <w16cex:commentExtensible w16cex:durableId="3027C9F6" w16cex:dateUtc="2026-02-16T02:09:00Z"/>
  <w16cex:commentExtensible w16cex:durableId="1993BB21" w16cex:dateUtc="2026-02-16T02:10:00Z"/>
  <w16cex:commentExtensible w16cex:durableId="5262ADC9" w16cex:dateUtc="2026-02-16T02:13:00Z"/>
  <w16cex:commentExtensible w16cex:durableId="1A1A1BA8" w16cex:dateUtc="2026-02-16T01:13:00Z"/>
  <w16cex:commentExtensible w16cex:durableId="58C7E7BE" w16cex:dateUtc="2026-02-16T03:28:00Z"/>
  <w16cex:commentExtensible w16cex:durableId="6486689B" w16cex:dateUtc="2026-02-16T01:13:00Z"/>
  <w16cex:commentExtensible w16cex:durableId="423CC792" w16cex:dateUtc="2026-02-17T0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047D81" w16cid:durableId="35D767D5"/>
  <w16cid:commentId w16cid:paraId="0039EF1D" w16cid:durableId="1FF0208F"/>
  <w16cid:commentId w16cid:paraId="014EC939" w16cid:durableId="61A512A7"/>
  <w16cid:commentId w16cid:paraId="59FBD060" w16cid:durableId="0842B940"/>
  <w16cid:commentId w16cid:paraId="752DC842" w16cid:durableId="4B7721AF"/>
  <w16cid:commentId w16cid:paraId="7D71DCF1" w16cid:durableId="158C84D1"/>
  <w16cid:commentId w16cid:paraId="2A43440F" w16cid:durableId="4CCACBC4"/>
  <w16cid:commentId w16cid:paraId="54972FF3" w16cid:durableId="74E708E6"/>
  <w16cid:commentId w16cid:paraId="601F1274" w16cid:durableId="640F655C"/>
  <w16cid:commentId w16cid:paraId="5620154C" w16cid:durableId="16840B03"/>
  <w16cid:commentId w16cid:paraId="6D1508AC" w16cid:durableId="06B0351F"/>
  <w16cid:commentId w16cid:paraId="564D2D86" w16cid:durableId="65AF3966"/>
  <w16cid:commentId w16cid:paraId="2415EB21" w16cid:durableId="3027C9F6"/>
  <w16cid:commentId w16cid:paraId="3F975726" w16cid:durableId="1993BB21"/>
  <w16cid:commentId w16cid:paraId="731D5F03" w16cid:durableId="5262ADC9"/>
  <w16cid:commentId w16cid:paraId="72D17A6E" w16cid:durableId="1A1A1BA8"/>
  <w16cid:commentId w16cid:paraId="0CB9A24D" w16cid:durableId="58C7E7BE"/>
  <w16cid:commentId w16cid:paraId="46C3C83A" w16cid:durableId="6486689B"/>
  <w16cid:commentId w16cid:paraId="50969A7A" w16cid:durableId="423CC7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9C3E8" w14:textId="77777777" w:rsidR="00870531" w:rsidRDefault="00870531" w:rsidP="007776B1">
      <w:pPr>
        <w:spacing w:after="0" w:line="240" w:lineRule="auto"/>
      </w:pPr>
      <w:r>
        <w:separator/>
      </w:r>
    </w:p>
  </w:endnote>
  <w:endnote w:type="continuationSeparator" w:id="0">
    <w:p w14:paraId="53677CC7" w14:textId="77777777" w:rsidR="00870531" w:rsidRDefault="00870531" w:rsidP="00777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8C81" w14:textId="01891C4C" w:rsidR="007776B1" w:rsidRDefault="007776B1">
    <w:pPr>
      <w:pStyle w:val="Footer"/>
    </w:pPr>
    <w:r>
      <w:rPr>
        <w:noProof/>
      </w:rPr>
      <mc:AlternateContent>
        <mc:Choice Requires="wps">
          <w:drawing>
            <wp:anchor distT="0" distB="0" distL="0" distR="0" simplePos="0" relativeHeight="251658241" behindDoc="0" locked="0" layoutInCell="1" allowOverlap="1" wp14:anchorId="040F3DC5" wp14:editId="2D08E311">
              <wp:simplePos x="635" y="635"/>
              <wp:positionH relativeFrom="page">
                <wp:align>left</wp:align>
              </wp:positionH>
              <wp:positionV relativeFrom="page">
                <wp:align>bottom</wp:align>
              </wp:positionV>
              <wp:extent cx="930275" cy="370205"/>
              <wp:effectExtent l="0" t="0" r="3175" b="0"/>
              <wp:wrapNone/>
              <wp:docPr id="86850641"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41938AD0" w14:textId="54413004"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0F3DC5"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" filled="f" stroked="f">
              <v:textbox style="mso-fit-shape-to-text:t" inset="20pt,0,0,15pt">
                <w:txbxContent>
                  <w:p w14:paraId="41938AD0" w14:textId="54413004"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184B" w14:textId="01CDAEF5" w:rsidR="007776B1" w:rsidRDefault="007776B1">
    <w:pPr>
      <w:pStyle w:val="Footer"/>
    </w:pPr>
    <w:r>
      <w:rPr>
        <w:noProof/>
      </w:rPr>
      <mc:AlternateContent>
        <mc:Choice Requires="wps">
          <w:drawing>
            <wp:anchor distT="0" distB="0" distL="0" distR="0" simplePos="0" relativeHeight="251658242" behindDoc="0" locked="0" layoutInCell="1" allowOverlap="1" wp14:anchorId="4ABD94A4" wp14:editId="46213A7D">
              <wp:simplePos x="914400" y="6927850"/>
              <wp:positionH relativeFrom="page">
                <wp:align>left</wp:align>
              </wp:positionH>
              <wp:positionV relativeFrom="page">
                <wp:align>bottom</wp:align>
              </wp:positionV>
              <wp:extent cx="930275" cy="370205"/>
              <wp:effectExtent l="0" t="0" r="3175" b="0"/>
              <wp:wrapNone/>
              <wp:docPr id="1727859048"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74FB6E42" w14:textId="6CC1E03F"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BD94A4"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" filled="f" stroked="f">
              <v:textbox style="mso-fit-shape-to-text:t" inset="20pt,0,0,15pt">
                <w:txbxContent>
                  <w:p w14:paraId="74FB6E42" w14:textId="6CC1E03F"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2EB8" w14:textId="2CD7145A" w:rsidR="007776B1" w:rsidRDefault="007776B1">
    <w:pPr>
      <w:pStyle w:val="Footer"/>
    </w:pPr>
    <w:r>
      <w:rPr>
        <w:noProof/>
      </w:rPr>
      <mc:AlternateContent>
        <mc:Choice Requires="wps">
          <w:drawing>
            <wp:anchor distT="0" distB="0" distL="0" distR="0" simplePos="0" relativeHeight="251658240" behindDoc="0" locked="0" layoutInCell="1" allowOverlap="1" wp14:anchorId="5234864E" wp14:editId="5B16D85E">
              <wp:simplePos x="635" y="635"/>
              <wp:positionH relativeFrom="page">
                <wp:align>left</wp:align>
              </wp:positionH>
              <wp:positionV relativeFrom="page">
                <wp:align>bottom</wp:align>
              </wp:positionV>
              <wp:extent cx="930275" cy="370205"/>
              <wp:effectExtent l="0" t="0" r="3175" b="0"/>
              <wp:wrapNone/>
              <wp:docPr id="878086542"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5A5DB187" w14:textId="577071EA"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34864E"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" filled="f" stroked="f">
              <v:textbox style="mso-fit-shape-to-text:t" inset="20pt,0,0,15pt">
                <w:txbxContent>
                  <w:p w14:paraId="5A5DB187" w14:textId="577071EA"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5DE9C" w14:textId="77777777" w:rsidR="00870531" w:rsidRDefault="00870531" w:rsidP="007776B1">
      <w:pPr>
        <w:spacing w:after="0" w:line="240" w:lineRule="auto"/>
      </w:pPr>
      <w:r>
        <w:separator/>
      </w:r>
    </w:p>
  </w:footnote>
  <w:footnote w:type="continuationSeparator" w:id="0">
    <w:p w14:paraId="05E41EE8" w14:textId="77777777" w:rsidR="00870531" w:rsidRDefault="00870531" w:rsidP="00777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bullet"/>
      <w:lvlText w:val="*"/>
      <w:lvlJc w:val="left"/>
      <w:pPr>
        <w:ind w:left="0" w:firstLine="0"/>
      </w:pPr>
    </w:lvl>
  </w:abstractNum>
  <w:abstractNum w:abstractNumId="1" w15:restartNumberingAfterBreak="0">
    <w:nsid w:val="02B1625E"/>
    <w:multiLevelType w:val="hybridMultilevel"/>
    <w:tmpl w:val="0C9E6A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9B54DB"/>
    <w:multiLevelType w:val="hybridMultilevel"/>
    <w:tmpl w:val="21FE76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826B3F"/>
    <w:multiLevelType w:val="hybridMultilevel"/>
    <w:tmpl w:val="42AA05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59412E8"/>
    <w:multiLevelType w:val="hybridMultilevel"/>
    <w:tmpl w:val="EFB472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9E423AE"/>
    <w:multiLevelType w:val="hybridMultilevel"/>
    <w:tmpl w:val="079A0C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54646B6"/>
    <w:multiLevelType w:val="hybridMultilevel"/>
    <w:tmpl w:val="EE7A7F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64B7625"/>
    <w:multiLevelType w:val="hybridMultilevel"/>
    <w:tmpl w:val="83B41D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8C26E61"/>
    <w:multiLevelType w:val="hybridMultilevel"/>
    <w:tmpl w:val="A18A9B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79121EA"/>
    <w:multiLevelType w:val="hybridMultilevel"/>
    <w:tmpl w:val="A36849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8CC62BF"/>
    <w:multiLevelType w:val="hybridMultilevel"/>
    <w:tmpl w:val="1D8CEF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ED605F0"/>
    <w:multiLevelType w:val="hybridMultilevel"/>
    <w:tmpl w:val="01AEAC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7847748"/>
    <w:multiLevelType w:val="hybridMultilevel"/>
    <w:tmpl w:val="C7E2B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20458CC"/>
    <w:multiLevelType w:val="hybridMultilevel"/>
    <w:tmpl w:val="AEAA42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9300726"/>
    <w:multiLevelType w:val="hybridMultilevel"/>
    <w:tmpl w:val="4790C8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8F4E15"/>
    <w:multiLevelType w:val="hybridMultilevel"/>
    <w:tmpl w:val="93302C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D4519C4"/>
    <w:multiLevelType w:val="hybridMultilevel"/>
    <w:tmpl w:val="2416D6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7E05682D"/>
    <w:multiLevelType w:val="hybridMultilevel"/>
    <w:tmpl w:val="9EDE4A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02451537">
    <w:abstractNumId w:val="16"/>
  </w:num>
  <w:num w:numId="2" w16cid:durableId="452482111">
    <w:abstractNumId w:val="0"/>
    <w:lvlOverride w:ilvl="0">
      <w:lvl w:ilvl="0">
        <w:numFmt w:val="decimal"/>
        <w:lvlText w:val=""/>
        <w:legacy w:legacy="1" w:legacySpace="0" w:legacyIndent="0"/>
        <w:lvlJc w:val="left"/>
        <w:pPr>
          <w:ind w:left="0" w:firstLine="0"/>
        </w:pPr>
        <w:rPr>
          <w:rFonts w:ascii="Symbol" w:hAnsi="Symbol" w:hint="default"/>
        </w:rPr>
      </w:lvl>
    </w:lvlOverride>
  </w:num>
  <w:num w:numId="3" w16cid:durableId="595284176">
    <w:abstractNumId w:val="1"/>
  </w:num>
  <w:num w:numId="4" w16cid:durableId="316498966">
    <w:abstractNumId w:val="13"/>
  </w:num>
  <w:num w:numId="5" w16cid:durableId="562830619">
    <w:abstractNumId w:val="5"/>
  </w:num>
  <w:num w:numId="6" w16cid:durableId="606275913">
    <w:abstractNumId w:val="10"/>
  </w:num>
  <w:num w:numId="7" w16cid:durableId="718357110">
    <w:abstractNumId w:val="17"/>
  </w:num>
  <w:num w:numId="8" w16cid:durableId="644356680">
    <w:abstractNumId w:val="15"/>
  </w:num>
  <w:num w:numId="9" w16cid:durableId="1250694900">
    <w:abstractNumId w:val="6"/>
  </w:num>
  <w:num w:numId="10" w16cid:durableId="913976409">
    <w:abstractNumId w:val="2"/>
  </w:num>
  <w:num w:numId="11" w16cid:durableId="1113599085">
    <w:abstractNumId w:val="3"/>
  </w:num>
  <w:num w:numId="12" w16cid:durableId="1730689494">
    <w:abstractNumId w:val="14"/>
  </w:num>
  <w:num w:numId="13" w16cid:durableId="205721187">
    <w:abstractNumId w:val="4"/>
  </w:num>
  <w:num w:numId="14" w16cid:durableId="1481311624">
    <w:abstractNumId w:val="12"/>
  </w:num>
  <w:num w:numId="15" w16cid:durableId="1621182340">
    <w:abstractNumId w:val="9"/>
  </w:num>
  <w:num w:numId="16" w16cid:durableId="664014970">
    <w:abstractNumId w:val="8"/>
  </w:num>
  <w:num w:numId="17" w16cid:durableId="1025598041">
    <w:abstractNumId w:val="7"/>
  </w:num>
  <w:num w:numId="18" w16cid:durableId="150184918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19"/>
    <w:rsid w:val="0000085F"/>
    <w:rsid w:val="00003CF0"/>
    <w:rsid w:val="0001058C"/>
    <w:rsid w:val="00010F07"/>
    <w:rsid w:val="000206CF"/>
    <w:rsid w:val="00026B59"/>
    <w:rsid w:val="00030D96"/>
    <w:rsid w:val="000340BB"/>
    <w:rsid w:val="0003422A"/>
    <w:rsid w:val="00035370"/>
    <w:rsid w:val="00037357"/>
    <w:rsid w:val="0004088D"/>
    <w:rsid w:val="00044042"/>
    <w:rsid w:val="000442C4"/>
    <w:rsid w:val="00046053"/>
    <w:rsid w:val="00047B79"/>
    <w:rsid w:val="00063BA6"/>
    <w:rsid w:val="00064148"/>
    <w:rsid w:val="00064395"/>
    <w:rsid w:val="0006685F"/>
    <w:rsid w:val="00070B0A"/>
    <w:rsid w:val="00071328"/>
    <w:rsid w:val="00074858"/>
    <w:rsid w:val="000838F6"/>
    <w:rsid w:val="00087C79"/>
    <w:rsid w:val="00091151"/>
    <w:rsid w:val="00091C2A"/>
    <w:rsid w:val="00093015"/>
    <w:rsid w:val="000955FA"/>
    <w:rsid w:val="000A067E"/>
    <w:rsid w:val="000A19A1"/>
    <w:rsid w:val="000A71E0"/>
    <w:rsid w:val="000B342F"/>
    <w:rsid w:val="000C3985"/>
    <w:rsid w:val="000C4080"/>
    <w:rsid w:val="000D2AE2"/>
    <w:rsid w:val="000D3209"/>
    <w:rsid w:val="000D7A4C"/>
    <w:rsid w:val="000E5B87"/>
    <w:rsid w:val="000E7300"/>
    <w:rsid w:val="000F15F1"/>
    <w:rsid w:val="000F1D2B"/>
    <w:rsid w:val="000F497B"/>
    <w:rsid w:val="001022A4"/>
    <w:rsid w:val="00105CAC"/>
    <w:rsid w:val="00112C7D"/>
    <w:rsid w:val="00114D8A"/>
    <w:rsid w:val="001326BE"/>
    <w:rsid w:val="00136505"/>
    <w:rsid w:val="00140A7F"/>
    <w:rsid w:val="00142B42"/>
    <w:rsid w:val="00143C19"/>
    <w:rsid w:val="0014710C"/>
    <w:rsid w:val="00147279"/>
    <w:rsid w:val="00156889"/>
    <w:rsid w:val="0015718D"/>
    <w:rsid w:val="00161E6C"/>
    <w:rsid w:val="00163569"/>
    <w:rsid w:val="0016494C"/>
    <w:rsid w:val="00164D00"/>
    <w:rsid w:val="00165A49"/>
    <w:rsid w:val="00167548"/>
    <w:rsid w:val="001676C4"/>
    <w:rsid w:val="001749F1"/>
    <w:rsid w:val="00175DAC"/>
    <w:rsid w:val="00177C9E"/>
    <w:rsid w:val="00183756"/>
    <w:rsid w:val="00184402"/>
    <w:rsid w:val="0019324D"/>
    <w:rsid w:val="001B1612"/>
    <w:rsid w:val="001B5FC9"/>
    <w:rsid w:val="001C276F"/>
    <w:rsid w:val="001C290F"/>
    <w:rsid w:val="001C5AE1"/>
    <w:rsid w:val="001C6DCC"/>
    <w:rsid w:val="001D3B2B"/>
    <w:rsid w:val="001D3CDA"/>
    <w:rsid w:val="001D4AFB"/>
    <w:rsid w:val="001D4C0B"/>
    <w:rsid w:val="001D6214"/>
    <w:rsid w:val="001F092C"/>
    <w:rsid w:val="001F1FBE"/>
    <w:rsid w:val="001F2C98"/>
    <w:rsid w:val="002011A1"/>
    <w:rsid w:val="0020155B"/>
    <w:rsid w:val="00201C90"/>
    <w:rsid w:val="00205879"/>
    <w:rsid w:val="0020669A"/>
    <w:rsid w:val="002068DC"/>
    <w:rsid w:val="00207C6D"/>
    <w:rsid w:val="00207EC8"/>
    <w:rsid w:val="00211469"/>
    <w:rsid w:val="002122CB"/>
    <w:rsid w:val="00212309"/>
    <w:rsid w:val="00214009"/>
    <w:rsid w:val="00214E76"/>
    <w:rsid w:val="002151F5"/>
    <w:rsid w:val="00216C37"/>
    <w:rsid w:val="00221B11"/>
    <w:rsid w:val="00227632"/>
    <w:rsid w:val="00232CD7"/>
    <w:rsid w:val="002336F9"/>
    <w:rsid w:val="00233A3B"/>
    <w:rsid w:val="00235413"/>
    <w:rsid w:val="002362B4"/>
    <w:rsid w:val="00246A15"/>
    <w:rsid w:val="002534DF"/>
    <w:rsid w:val="00253BD6"/>
    <w:rsid w:val="00255FB4"/>
    <w:rsid w:val="002648E4"/>
    <w:rsid w:val="00265BA9"/>
    <w:rsid w:val="00266561"/>
    <w:rsid w:val="0027387F"/>
    <w:rsid w:val="00275949"/>
    <w:rsid w:val="00276B9A"/>
    <w:rsid w:val="00276D6D"/>
    <w:rsid w:val="0028466B"/>
    <w:rsid w:val="00284F09"/>
    <w:rsid w:val="002850C9"/>
    <w:rsid w:val="0028685B"/>
    <w:rsid w:val="00293333"/>
    <w:rsid w:val="00297616"/>
    <w:rsid w:val="002A2089"/>
    <w:rsid w:val="002A3317"/>
    <w:rsid w:val="002A5F6B"/>
    <w:rsid w:val="002A7770"/>
    <w:rsid w:val="002B39D9"/>
    <w:rsid w:val="002B6095"/>
    <w:rsid w:val="002C062C"/>
    <w:rsid w:val="002C08C6"/>
    <w:rsid w:val="002C09C2"/>
    <w:rsid w:val="002C3C67"/>
    <w:rsid w:val="002D11F2"/>
    <w:rsid w:val="002D158B"/>
    <w:rsid w:val="002D1F44"/>
    <w:rsid w:val="002D37E2"/>
    <w:rsid w:val="002D767B"/>
    <w:rsid w:val="002E04C7"/>
    <w:rsid w:val="002E26DF"/>
    <w:rsid w:val="002E4A6F"/>
    <w:rsid w:val="002E7B13"/>
    <w:rsid w:val="002F5927"/>
    <w:rsid w:val="002F71D9"/>
    <w:rsid w:val="0030783D"/>
    <w:rsid w:val="0031108A"/>
    <w:rsid w:val="003131B0"/>
    <w:rsid w:val="00314539"/>
    <w:rsid w:val="00320E4C"/>
    <w:rsid w:val="00323B7D"/>
    <w:rsid w:val="00323D1B"/>
    <w:rsid w:val="0032603C"/>
    <w:rsid w:val="003261F8"/>
    <w:rsid w:val="00331A89"/>
    <w:rsid w:val="00332BAF"/>
    <w:rsid w:val="00340394"/>
    <w:rsid w:val="00341C16"/>
    <w:rsid w:val="0034559E"/>
    <w:rsid w:val="00352D7B"/>
    <w:rsid w:val="003555BA"/>
    <w:rsid w:val="00361A11"/>
    <w:rsid w:val="003669ED"/>
    <w:rsid w:val="003748DB"/>
    <w:rsid w:val="00375044"/>
    <w:rsid w:val="003752A4"/>
    <w:rsid w:val="00380C7B"/>
    <w:rsid w:val="00381FD3"/>
    <w:rsid w:val="003844BA"/>
    <w:rsid w:val="00384C5D"/>
    <w:rsid w:val="00385002"/>
    <w:rsid w:val="00390CA2"/>
    <w:rsid w:val="0039122D"/>
    <w:rsid w:val="00393482"/>
    <w:rsid w:val="00395F92"/>
    <w:rsid w:val="00396E3B"/>
    <w:rsid w:val="00396F25"/>
    <w:rsid w:val="003A066C"/>
    <w:rsid w:val="003A1B7B"/>
    <w:rsid w:val="003A4B2C"/>
    <w:rsid w:val="003B4960"/>
    <w:rsid w:val="003B4D1F"/>
    <w:rsid w:val="003C1413"/>
    <w:rsid w:val="003C60A0"/>
    <w:rsid w:val="003C6C28"/>
    <w:rsid w:val="003C750E"/>
    <w:rsid w:val="003C7558"/>
    <w:rsid w:val="003D3066"/>
    <w:rsid w:val="003D5A31"/>
    <w:rsid w:val="003E01C0"/>
    <w:rsid w:val="003E266E"/>
    <w:rsid w:val="003E78FB"/>
    <w:rsid w:val="003F42A1"/>
    <w:rsid w:val="004067A3"/>
    <w:rsid w:val="004219C0"/>
    <w:rsid w:val="00424AE0"/>
    <w:rsid w:val="00427E68"/>
    <w:rsid w:val="004308C2"/>
    <w:rsid w:val="0043151A"/>
    <w:rsid w:val="004338E7"/>
    <w:rsid w:val="0043485F"/>
    <w:rsid w:val="00440C55"/>
    <w:rsid w:val="004420D8"/>
    <w:rsid w:val="00442899"/>
    <w:rsid w:val="004434E0"/>
    <w:rsid w:val="0044532B"/>
    <w:rsid w:val="00445AF2"/>
    <w:rsid w:val="004465A5"/>
    <w:rsid w:val="00451D7C"/>
    <w:rsid w:val="0045239C"/>
    <w:rsid w:val="00455730"/>
    <w:rsid w:val="00457977"/>
    <w:rsid w:val="00467DEB"/>
    <w:rsid w:val="00475709"/>
    <w:rsid w:val="00475E5D"/>
    <w:rsid w:val="004772BC"/>
    <w:rsid w:val="00481268"/>
    <w:rsid w:val="004813B1"/>
    <w:rsid w:val="00485380"/>
    <w:rsid w:val="00491229"/>
    <w:rsid w:val="00491356"/>
    <w:rsid w:val="00492250"/>
    <w:rsid w:val="00493F2D"/>
    <w:rsid w:val="004A4E91"/>
    <w:rsid w:val="004A5AD0"/>
    <w:rsid w:val="004A746B"/>
    <w:rsid w:val="004B22B4"/>
    <w:rsid w:val="004B3264"/>
    <w:rsid w:val="004B6082"/>
    <w:rsid w:val="004C0335"/>
    <w:rsid w:val="004C0A4B"/>
    <w:rsid w:val="004C0AD7"/>
    <w:rsid w:val="004C3ACB"/>
    <w:rsid w:val="004E105A"/>
    <w:rsid w:val="004E1AF5"/>
    <w:rsid w:val="004E3478"/>
    <w:rsid w:val="004E3D42"/>
    <w:rsid w:val="004E521D"/>
    <w:rsid w:val="004E5644"/>
    <w:rsid w:val="004E7805"/>
    <w:rsid w:val="004F509E"/>
    <w:rsid w:val="00511509"/>
    <w:rsid w:val="00511E1D"/>
    <w:rsid w:val="00513601"/>
    <w:rsid w:val="0051443B"/>
    <w:rsid w:val="00515F0C"/>
    <w:rsid w:val="005203AE"/>
    <w:rsid w:val="00525A4F"/>
    <w:rsid w:val="00533956"/>
    <w:rsid w:val="00535DF1"/>
    <w:rsid w:val="00540ACD"/>
    <w:rsid w:val="00543B61"/>
    <w:rsid w:val="00546BD6"/>
    <w:rsid w:val="00552FCC"/>
    <w:rsid w:val="005530D3"/>
    <w:rsid w:val="00560047"/>
    <w:rsid w:val="005613B3"/>
    <w:rsid w:val="0056457E"/>
    <w:rsid w:val="005678C8"/>
    <w:rsid w:val="0057533A"/>
    <w:rsid w:val="005768A2"/>
    <w:rsid w:val="00577739"/>
    <w:rsid w:val="005779FA"/>
    <w:rsid w:val="00581627"/>
    <w:rsid w:val="005821AF"/>
    <w:rsid w:val="005868FE"/>
    <w:rsid w:val="00591AAF"/>
    <w:rsid w:val="00592D5D"/>
    <w:rsid w:val="005942FA"/>
    <w:rsid w:val="00595088"/>
    <w:rsid w:val="005A03F1"/>
    <w:rsid w:val="005A1E45"/>
    <w:rsid w:val="005A2B7E"/>
    <w:rsid w:val="005A584D"/>
    <w:rsid w:val="005A68CB"/>
    <w:rsid w:val="005A7833"/>
    <w:rsid w:val="005B44CB"/>
    <w:rsid w:val="005B5B13"/>
    <w:rsid w:val="005B5CB1"/>
    <w:rsid w:val="005B70AA"/>
    <w:rsid w:val="005B7ED6"/>
    <w:rsid w:val="005C283C"/>
    <w:rsid w:val="005C3079"/>
    <w:rsid w:val="005C47B3"/>
    <w:rsid w:val="005C4A0F"/>
    <w:rsid w:val="005C6D72"/>
    <w:rsid w:val="005D23E7"/>
    <w:rsid w:val="005D6013"/>
    <w:rsid w:val="005D6B2A"/>
    <w:rsid w:val="005D740D"/>
    <w:rsid w:val="005E13F4"/>
    <w:rsid w:val="005E14ED"/>
    <w:rsid w:val="005E553C"/>
    <w:rsid w:val="005F07C7"/>
    <w:rsid w:val="005F2A80"/>
    <w:rsid w:val="005F2B48"/>
    <w:rsid w:val="006047C4"/>
    <w:rsid w:val="006052DE"/>
    <w:rsid w:val="0061264E"/>
    <w:rsid w:val="006138D8"/>
    <w:rsid w:val="00617511"/>
    <w:rsid w:val="006237F2"/>
    <w:rsid w:val="00623834"/>
    <w:rsid w:val="006245D0"/>
    <w:rsid w:val="006274C3"/>
    <w:rsid w:val="00627570"/>
    <w:rsid w:val="00637E6A"/>
    <w:rsid w:val="006434EB"/>
    <w:rsid w:val="00644DCA"/>
    <w:rsid w:val="00647919"/>
    <w:rsid w:val="0065456C"/>
    <w:rsid w:val="00655A35"/>
    <w:rsid w:val="00655D33"/>
    <w:rsid w:val="00656835"/>
    <w:rsid w:val="00657017"/>
    <w:rsid w:val="0065756C"/>
    <w:rsid w:val="00657DFF"/>
    <w:rsid w:val="0066265F"/>
    <w:rsid w:val="00662734"/>
    <w:rsid w:val="00662D6E"/>
    <w:rsid w:val="006647F0"/>
    <w:rsid w:val="0066545E"/>
    <w:rsid w:val="0066745F"/>
    <w:rsid w:val="0067170A"/>
    <w:rsid w:val="006738CB"/>
    <w:rsid w:val="00674394"/>
    <w:rsid w:val="00681499"/>
    <w:rsid w:val="00682CD5"/>
    <w:rsid w:val="00687C66"/>
    <w:rsid w:val="006911E7"/>
    <w:rsid w:val="00696E7B"/>
    <w:rsid w:val="006A1B45"/>
    <w:rsid w:val="006A1EA9"/>
    <w:rsid w:val="006A2C13"/>
    <w:rsid w:val="006A611A"/>
    <w:rsid w:val="006A72C7"/>
    <w:rsid w:val="006A79C7"/>
    <w:rsid w:val="006B2810"/>
    <w:rsid w:val="006B2BC8"/>
    <w:rsid w:val="006B328D"/>
    <w:rsid w:val="006B4C53"/>
    <w:rsid w:val="006B7CE6"/>
    <w:rsid w:val="006C4C54"/>
    <w:rsid w:val="006C5E71"/>
    <w:rsid w:val="006D320E"/>
    <w:rsid w:val="006D66AA"/>
    <w:rsid w:val="006D6C31"/>
    <w:rsid w:val="006E05A5"/>
    <w:rsid w:val="006E47FA"/>
    <w:rsid w:val="006F0E93"/>
    <w:rsid w:val="006F6D65"/>
    <w:rsid w:val="006F7385"/>
    <w:rsid w:val="00703B87"/>
    <w:rsid w:val="0070487E"/>
    <w:rsid w:val="00711AE9"/>
    <w:rsid w:val="00711B2B"/>
    <w:rsid w:val="007125B0"/>
    <w:rsid w:val="00715EF3"/>
    <w:rsid w:val="00721F73"/>
    <w:rsid w:val="007252EB"/>
    <w:rsid w:val="0072550F"/>
    <w:rsid w:val="007376AE"/>
    <w:rsid w:val="00740A6A"/>
    <w:rsid w:val="00744EF4"/>
    <w:rsid w:val="0075092F"/>
    <w:rsid w:val="00750B63"/>
    <w:rsid w:val="00751161"/>
    <w:rsid w:val="00751EB1"/>
    <w:rsid w:val="0075441F"/>
    <w:rsid w:val="0075590B"/>
    <w:rsid w:val="007636C7"/>
    <w:rsid w:val="00763F7B"/>
    <w:rsid w:val="007660D2"/>
    <w:rsid w:val="0077131E"/>
    <w:rsid w:val="007752CB"/>
    <w:rsid w:val="00775F11"/>
    <w:rsid w:val="007768CB"/>
    <w:rsid w:val="007776B1"/>
    <w:rsid w:val="007819AD"/>
    <w:rsid w:val="00782189"/>
    <w:rsid w:val="007837A9"/>
    <w:rsid w:val="007A242D"/>
    <w:rsid w:val="007A641F"/>
    <w:rsid w:val="007B024C"/>
    <w:rsid w:val="007B0DED"/>
    <w:rsid w:val="007B4F6D"/>
    <w:rsid w:val="007B5F23"/>
    <w:rsid w:val="007C6907"/>
    <w:rsid w:val="007D0D11"/>
    <w:rsid w:val="007D1321"/>
    <w:rsid w:val="007D4587"/>
    <w:rsid w:val="007D5D1A"/>
    <w:rsid w:val="007D6760"/>
    <w:rsid w:val="007E6274"/>
    <w:rsid w:val="007F2993"/>
    <w:rsid w:val="007F35EF"/>
    <w:rsid w:val="007F385F"/>
    <w:rsid w:val="00802756"/>
    <w:rsid w:val="008028D2"/>
    <w:rsid w:val="00813D22"/>
    <w:rsid w:val="00814B5D"/>
    <w:rsid w:val="008178F8"/>
    <w:rsid w:val="00823CCA"/>
    <w:rsid w:val="00827303"/>
    <w:rsid w:val="0083263A"/>
    <w:rsid w:val="00832FE9"/>
    <w:rsid w:val="00833CE0"/>
    <w:rsid w:val="0084034B"/>
    <w:rsid w:val="00850DC2"/>
    <w:rsid w:val="008558CA"/>
    <w:rsid w:val="0086750E"/>
    <w:rsid w:val="00870531"/>
    <w:rsid w:val="00870DB7"/>
    <w:rsid w:val="0088006F"/>
    <w:rsid w:val="0088038E"/>
    <w:rsid w:val="00880557"/>
    <w:rsid w:val="00885B68"/>
    <w:rsid w:val="00892190"/>
    <w:rsid w:val="008929D3"/>
    <w:rsid w:val="008936A1"/>
    <w:rsid w:val="008939DB"/>
    <w:rsid w:val="00893EB0"/>
    <w:rsid w:val="00894A8B"/>
    <w:rsid w:val="00895313"/>
    <w:rsid w:val="008A72F4"/>
    <w:rsid w:val="008A74D0"/>
    <w:rsid w:val="008B429E"/>
    <w:rsid w:val="008B49BF"/>
    <w:rsid w:val="008B60CF"/>
    <w:rsid w:val="008B7982"/>
    <w:rsid w:val="008C0B11"/>
    <w:rsid w:val="008C3877"/>
    <w:rsid w:val="008D0B4D"/>
    <w:rsid w:val="008D2EFE"/>
    <w:rsid w:val="008D3FD9"/>
    <w:rsid w:val="008F2662"/>
    <w:rsid w:val="008F7741"/>
    <w:rsid w:val="00915275"/>
    <w:rsid w:val="00917491"/>
    <w:rsid w:val="009207F5"/>
    <w:rsid w:val="00920C9E"/>
    <w:rsid w:val="00920E10"/>
    <w:rsid w:val="00923C74"/>
    <w:rsid w:val="00925AAB"/>
    <w:rsid w:val="00926527"/>
    <w:rsid w:val="009311AF"/>
    <w:rsid w:val="00941B2B"/>
    <w:rsid w:val="00942724"/>
    <w:rsid w:val="009436F6"/>
    <w:rsid w:val="0094474E"/>
    <w:rsid w:val="009454F7"/>
    <w:rsid w:val="009552F8"/>
    <w:rsid w:val="009568F7"/>
    <w:rsid w:val="00961262"/>
    <w:rsid w:val="009623D4"/>
    <w:rsid w:val="00963C88"/>
    <w:rsid w:val="009661F6"/>
    <w:rsid w:val="00972D91"/>
    <w:rsid w:val="009762A3"/>
    <w:rsid w:val="00977C63"/>
    <w:rsid w:val="00980B8F"/>
    <w:rsid w:val="0098344F"/>
    <w:rsid w:val="00985ECF"/>
    <w:rsid w:val="00993DE5"/>
    <w:rsid w:val="0099509F"/>
    <w:rsid w:val="00996629"/>
    <w:rsid w:val="009A0C49"/>
    <w:rsid w:val="009A1BD3"/>
    <w:rsid w:val="009A442F"/>
    <w:rsid w:val="009A67E5"/>
    <w:rsid w:val="009B04E1"/>
    <w:rsid w:val="009B1DD3"/>
    <w:rsid w:val="009B3709"/>
    <w:rsid w:val="009B59C9"/>
    <w:rsid w:val="009B5E86"/>
    <w:rsid w:val="009D254C"/>
    <w:rsid w:val="009D5B26"/>
    <w:rsid w:val="009D606A"/>
    <w:rsid w:val="009F00FD"/>
    <w:rsid w:val="009F22CF"/>
    <w:rsid w:val="009F5854"/>
    <w:rsid w:val="009F6068"/>
    <w:rsid w:val="00A22081"/>
    <w:rsid w:val="00A242DC"/>
    <w:rsid w:val="00A2552B"/>
    <w:rsid w:val="00A30975"/>
    <w:rsid w:val="00A32CA6"/>
    <w:rsid w:val="00A36A7D"/>
    <w:rsid w:val="00A372F5"/>
    <w:rsid w:val="00A46A09"/>
    <w:rsid w:val="00A46A0E"/>
    <w:rsid w:val="00A50939"/>
    <w:rsid w:val="00A52099"/>
    <w:rsid w:val="00A5400E"/>
    <w:rsid w:val="00A5439F"/>
    <w:rsid w:val="00A55E1A"/>
    <w:rsid w:val="00A5625C"/>
    <w:rsid w:val="00A57C5C"/>
    <w:rsid w:val="00A6652B"/>
    <w:rsid w:val="00A67332"/>
    <w:rsid w:val="00A704C5"/>
    <w:rsid w:val="00A70542"/>
    <w:rsid w:val="00A708DA"/>
    <w:rsid w:val="00A7399A"/>
    <w:rsid w:val="00A74136"/>
    <w:rsid w:val="00A8123C"/>
    <w:rsid w:val="00A845F6"/>
    <w:rsid w:val="00A91C50"/>
    <w:rsid w:val="00A9707A"/>
    <w:rsid w:val="00AA0BD9"/>
    <w:rsid w:val="00AA2FAF"/>
    <w:rsid w:val="00AA3ADA"/>
    <w:rsid w:val="00AA408D"/>
    <w:rsid w:val="00AA48BC"/>
    <w:rsid w:val="00AB2DA4"/>
    <w:rsid w:val="00AB3B54"/>
    <w:rsid w:val="00AB4DF1"/>
    <w:rsid w:val="00AB775A"/>
    <w:rsid w:val="00AB77A9"/>
    <w:rsid w:val="00AC06B0"/>
    <w:rsid w:val="00AD08D8"/>
    <w:rsid w:val="00AD5591"/>
    <w:rsid w:val="00AD6ACD"/>
    <w:rsid w:val="00AD7A82"/>
    <w:rsid w:val="00AE4145"/>
    <w:rsid w:val="00AE6F0E"/>
    <w:rsid w:val="00AE72E4"/>
    <w:rsid w:val="00AE76B2"/>
    <w:rsid w:val="00AF0C1B"/>
    <w:rsid w:val="00AF1EE1"/>
    <w:rsid w:val="00B0188D"/>
    <w:rsid w:val="00B02607"/>
    <w:rsid w:val="00B037A9"/>
    <w:rsid w:val="00B04EFA"/>
    <w:rsid w:val="00B1063A"/>
    <w:rsid w:val="00B107CF"/>
    <w:rsid w:val="00B14607"/>
    <w:rsid w:val="00B2216A"/>
    <w:rsid w:val="00B223A1"/>
    <w:rsid w:val="00B2301F"/>
    <w:rsid w:val="00B26269"/>
    <w:rsid w:val="00B26B2E"/>
    <w:rsid w:val="00B305D8"/>
    <w:rsid w:val="00B32BBB"/>
    <w:rsid w:val="00B33799"/>
    <w:rsid w:val="00B34D19"/>
    <w:rsid w:val="00B34D5B"/>
    <w:rsid w:val="00B404EB"/>
    <w:rsid w:val="00B446BB"/>
    <w:rsid w:val="00B459C2"/>
    <w:rsid w:val="00B460DA"/>
    <w:rsid w:val="00B50A24"/>
    <w:rsid w:val="00B52969"/>
    <w:rsid w:val="00B53A56"/>
    <w:rsid w:val="00B55E68"/>
    <w:rsid w:val="00B56455"/>
    <w:rsid w:val="00B56E54"/>
    <w:rsid w:val="00B62A9E"/>
    <w:rsid w:val="00B62F18"/>
    <w:rsid w:val="00B6332F"/>
    <w:rsid w:val="00B739B0"/>
    <w:rsid w:val="00B7620A"/>
    <w:rsid w:val="00B7683E"/>
    <w:rsid w:val="00B821D1"/>
    <w:rsid w:val="00B828F0"/>
    <w:rsid w:val="00B90350"/>
    <w:rsid w:val="00B9413C"/>
    <w:rsid w:val="00B95FCF"/>
    <w:rsid w:val="00BA0267"/>
    <w:rsid w:val="00BA02C8"/>
    <w:rsid w:val="00BA05E6"/>
    <w:rsid w:val="00BA4832"/>
    <w:rsid w:val="00BB0852"/>
    <w:rsid w:val="00BB2679"/>
    <w:rsid w:val="00BC1D76"/>
    <w:rsid w:val="00BC5B12"/>
    <w:rsid w:val="00BC678A"/>
    <w:rsid w:val="00BC690A"/>
    <w:rsid w:val="00BC6BCB"/>
    <w:rsid w:val="00BE3245"/>
    <w:rsid w:val="00BE4F6D"/>
    <w:rsid w:val="00BE783A"/>
    <w:rsid w:val="00BF0BD5"/>
    <w:rsid w:val="00BF10AA"/>
    <w:rsid w:val="00BF563F"/>
    <w:rsid w:val="00BF7574"/>
    <w:rsid w:val="00C01E99"/>
    <w:rsid w:val="00C04996"/>
    <w:rsid w:val="00C06235"/>
    <w:rsid w:val="00C0707E"/>
    <w:rsid w:val="00C07BDC"/>
    <w:rsid w:val="00C13F25"/>
    <w:rsid w:val="00C16B7E"/>
    <w:rsid w:val="00C264CA"/>
    <w:rsid w:val="00C269B2"/>
    <w:rsid w:val="00C373E3"/>
    <w:rsid w:val="00C423B6"/>
    <w:rsid w:val="00C50404"/>
    <w:rsid w:val="00C53F7E"/>
    <w:rsid w:val="00C54381"/>
    <w:rsid w:val="00C551F8"/>
    <w:rsid w:val="00C60D3F"/>
    <w:rsid w:val="00C700F6"/>
    <w:rsid w:val="00C72A77"/>
    <w:rsid w:val="00C7347D"/>
    <w:rsid w:val="00C7438F"/>
    <w:rsid w:val="00C750AC"/>
    <w:rsid w:val="00C7567C"/>
    <w:rsid w:val="00C81771"/>
    <w:rsid w:val="00C951E1"/>
    <w:rsid w:val="00C95259"/>
    <w:rsid w:val="00C953DC"/>
    <w:rsid w:val="00C95AC8"/>
    <w:rsid w:val="00C97161"/>
    <w:rsid w:val="00CA4DF6"/>
    <w:rsid w:val="00CB1AED"/>
    <w:rsid w:val="00CB33C7"/>
    <w:rsid w:val="00CB49BC"/>
    <w:rsid w:val="00CB4FCA"/>
    <w:rsid w:val="00CC1BAA"/>
    <w:rsid w:val="00CC380C"/>
    <w:rsid w:val="00CC423D"/>
    <w:rsid w:val="00CC4512"/>
    <w:rsid w:val="00CC48FB"/>
    <w:rsid w:val="00CC65A3"/>
    <w:rsid w:val="00CD1267"/>
    <w:rsid w:val="00CD5D15"/>
    <w:rsid w:val="00CE3FB6"/>
    <w:rsid w:val="00CE7DDC"/>
    <w:rsid w:val="00CF2324"/>
    <w:rsid w:val="00CF3808"/>
    <w:rsid w:val="00CF5953"/>
    <w:rsid w:val="00CF6C84"/>
    <w:rsid w:val="00D02748"/>
    <w:rsid w:val="00D059A7"/>
    <w:rsid w:val="00D10069"/>
    <w:rsid w:val="00D101C7"/>
    <w:rsid w:val="00D146DD"/>
    <w:rsid w:val="00D14A07"/>
    <w:rsid w:val="00D16008"/>
    <w:rsid w:val="00D20193"/>
    <w:rsid w:val="00D238DB"/>
    <w:rsid w:val="00D240A2"/>
    <w:rsid w:val="00D41679"/>
    <w:rsid w:val="00D41F2E"/>
    <w:rsid w:val="00D4550E"/>
    <w:rsid w:val="00D52D39"/>
    <w:rsid w:val="00D653B8"/>
    <w:rsid w:val="00D65B30"/>
    <w:rsid w:val="00D678AB"/>
    <w:rsid w:val="00D711D3"/>
    <w:rsid w:val="00D7177D"/>
    <w:rsid w:val="00D803C0"/>
    <w:rsid w:val="00D8235B"/>
    <w:rsid w:val="00D82E95"/>
    <w:rsid w:val="00D84247"/>
    <w:rsid w:val="00D902D9"/>
    <w:rsid w:val="00D92AD5"/>
    <w:rsid w:val="00D95693"/>
    <w:rsid w:val="00D95B0E"/>
    <w:rsid w:val="00D9620C"/>
    <w:rsid w:val="00DA17C8"/>
    <w:rsid w:val="00DA3DE8"/>
    <w:rsid w:val="00DA5F44"/>
    <w:rsid w:val="00DB0E84"/>
    <w:rsid w:val="00DB35B1"/>
    <w:rsid w:val="00DB6269"/>
    <w:rsid w:val="00DC02CC"/>
    <w:rsid w:val="00DC61FF"/>
    <w:rsid w:val="00DC6C58"/>
    <w:rsid w:val="00DD0D7B"/>
    <w:rsid w:val="00DD1AB0"/>
    <w:rsid w:val="00DD1C2F"/>
    <w:rsid w:val="00DD2470"/>
    <w:rsid w:val="00DD5FFD"/>
    <w:rsid w:val="00DE095B"/>
    <w:rsid w:val="00DE3956"/>
    <w:rsid w:val="00DF36B2"/>
    <w:rsid w:val="00DF4142"/>
    <w:rsid w:val="00DF41AB"/>
    <w:rsid w:val="00DF53C6"/>
    <w:rsid w:val="00DF7310"/>
    <w:rsid w:val="00DF7FB3"/>
    <w:rsid w:val="00E035BC"/>
    <w:rsid w:val="00E04B84"/>
    <w:rsid w:val="00E07265"/>
    <w:rsid w:val="00E1111B"/>
    <w:rsid w:val="00E20808"/>
    <w:rsid w:val="00E24B8C"/>
    <w:rsid w:val="00E351FF"/>
    <w:rsid w:val="00E4062B"/>
    <w:rsid w:val="00E47F7A"/>
    <w:rsid w:val="00E50B4D"/>
    <w:rsid w:val="00E51437"/>
    <w:rsid w:val="00E534EE"/>
    <w:rsid w:val="00E64200"/>
    <w:rsid w:val="00E75327"/>
    <w:rsid w:val="00E769A9"/>
    <w:rsid w:val="00E80C6B"/>
    <w:rsid w:val="00E86BBF"/>
    <w:rsid w:val="00E95AE9"/>
    <w:rsid w:val="00E968B8"/>
    <w:rsid w:val="00E97925"/>
    <w:rsid w:val="00EA08E8"/>
    <w:rsid w:val="00EB0D94"/>
    <w:rsid w:val="00EB19C5"/>
    <w:rsid w:val="00EB2987"/>
    <w:rsid w:val="00EB2AAC"/>
    <w:rsid w:val="00EB32F5"/>
    <w:rsid w:val="00EB4DFA"/>
    <w:rsid w:val="00EC11ED"/>
    <w:rsid w:val="00EC3281"/>
    <w:rsid w:val="00EC5C15"/>
    <w:rsid w:val="00EC7676"/>
    <w:rsid w:val="00EC7A9C"/>
    <w:rsid w:val="00ED07EC"/>
    <w:rsid w:val="00ED091F"/>
    <w:rsid w:val="00ED2BBA"/>
    <w:rsid w:val="00EE09AF"/>
    <w:rsid w:val="00EE445B"/>
    <w:rsid w:val="00EE5CD7"/>
    <w:rsid w:val="00EF7B65"/>
    <w:rsid w:val="00F1190C"/>
    <w:rsid w:val="00F12353"/>
    <w:rsid w:val="00F154A8"/>
    <w:rsid w:val="00F16160"/>
    <w:rsid w:val="00F1771E"/>
    <w:rsid w:val="00F202FA"/>
    <w:rsid w:val="00F2093D"/>
    <w:rsid w:val="00F30974"/>
    <w:rsid w:val="00F30C02"/>
    <w:rsid w:val="00F33750"/>
    <w:rsid w:val="00F357EA"/>
    <w:rsid w:val="00F35D2E"/>
    <w:rsid w:val="00F37986"/>
    <w:rsid w:val="00F37B46"/>
    <w:rsid w:val="00F43109"/>
    <w:rsid w:val="00F51F89"/>
    <w:rsid w:val="00F52923"/>
    <w:rsid w:val="00F53F60"/>
    <w:rsid w:val="00F5477A"/>
    <w:rsid w:val="00F55EF2"/>
    <w:rsid w:val="00F60492"/>
    <w:rsid w:val="00F635FF"/>
    <w:rsid w:val="00F64BF6"/>
    <w:rsid w:val="00F670A8"/>
    <w:rsid w:val="00F72F6A"/>
    <w:rsid w:val="00F736FA"/>
    <w:rsid w:val="00F7469F"/>
    <w:rsid w:val="00F7598A"/>
    <w:rsid w:val="00F82552"/>
    <w:rsid w:val="00F84A1F"/>
    <w:rsid w:val="00F87E43"/>
    <w:rsid w:val="00F96E67"/>
    <w:rsid w:val="00FA0F36"/>
    <w:rsid w:val="00FA2898"/>
    <w:rsid w:val="00FA307D"/>
    <w:rsid w:val="00FA3EC3"/>
    <w:rsid w:val="00FB29CE"/>
    <w:rsid w:val="00FB3D43"/>
    <w:rsid w:val="00FC0026"/>
    <w:rsid w:val="00FC2189"/>
    <w:rsid w:val="00FC70A0"/>
    <w:rsid w:val="00FD0668"/>
    <w:rsid w:val="00FD1717"/>
    <w:rsid w:val="00FD350C"/>
    <w:rsid w:val="00FD5A32"/>
    <w:rsid w:val="00FE12EA"/>
    <w:rsid w:val="00FE1372"/>
    <w:rsid w:val="00FE139E"/>
    <w:rsid w:val="00FE2B2B"/>
    <w:rsid w:val="00FE2DD2"/>
    <w:rsid w:val="00FE3CC5"/>
    <w:rsid w:val="00FE6AB2"/>
    <w:rsid w:val="00FF13F3"/>
    <w:rsid w:val="00FF2EE9"/>
    <w:rsid w:val="00FF3010"/>
    <w:rsid w:val="00FF449E"/>
    <w:rsid w:val="00FF49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F46F6"/>
  <w15:chartTrackingRefBased/>
  <w15:docId w15:val="{C525B32E-00CE-4663-9B8F-940DE73F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E76"/>
  </w:style>
  <w:style w:type="paragraph" w:styleId="Heading1">
    <w:name w:val="heading 1"/>
    <w:basedOn w:val="Normal"/>
    <w:next w:val="Normal"/>
    <w:link w:val="Heading1Char"/>
    <w:uiPriority w:val="9"/>
    <w:qFormat/>
    <w:rsid w:val="00B34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D19"/>
    <w:rPr>
      <w:rFonts w:eastAsiaTheme="majorEastAsia" w:cstheme="majorBidi"/>
      <w:color w:val="272727" w:themeColor="text1" w:themeTint="D8"/>
    </w:rPr>
  </w:style>
  <w:style w:type="paragraph" w:styleId="Title">
    <w:name w:val="Title"/>
    <w:basedOn w:val="Normal"/>
    <w:next w:val="Normal"/>
    <w:link w:val="TitleChar"/>
    <w:uiPriority w:val="10"/>
    <w:qFormat/>
    <w:rsid w:val="00B34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D19"/>
    <w:pPr>
      <w:spacing w:before="160"/>
      <w:jc w:val="center"/>
    </w:pPr>
    <w:rPr>
      <w:i/>
      <w:iCs/>
      <w:color w:val="404040" w:themeColor="text1" w:themeTint="BF"/>
    </w:rPr>
  </w:style>
  <w:style w:type="character" w:customStyle="1" w:styleId="QuoteChar">
    <w:name w:val="Quote Char"/>
    <w:basedOn w:val="DefaultParagraphFont"/>
    <w:link w:val="Quote"/>
    <w:uiPriority w:val="29"/>
    <w:rsid w:val="00B34D19"/>
    <w:rPr>
      <w:i/>
      <w:iCs/>
      <w:color w:val="404040" w:themeColor="text1" w:themeTint="BF"/>
    </w:rPr>
  </w:style>
  <w:style w:type="paragraph" w:styleId="ListParagraph">
    <w:name w:val="List Paragraph"/>
    <w:basedOn w:val="Normal"/>
    <w:uiPriority w:val="34"/>
    <w:qFormat/>
    <w:rsid w:val="00B34D19"/>
    <w:pPr>
      <w:ind w:left="720"/>
      <w:contextualSpacing/>
    </w:pPr>
  </w:style>
  <w:style w:type="character" w:styleId="IntenseEmphasis">
    <w:name w:val="Intense Emphasis"/>
    <w:basedOn w:val="DefaultParagraphFont"/>
    <w:uiPriority w:val="21"/>
    <w:qFormat/>
    <w:rsid w:val="00B34D19"/>
    <w:rPr>
      <w:i/>
      <w:iCs/>
      <w:color w:val="0F4761" w:themeColor="accent1" w:themeShade="BF"/>
    </w:rPr>
  </w:style>
  <w:style w:type="paragraph" w:styleId="IntenseQuote">
    <w:name w:val="Intense Quote"/>
    <w:basedOn w:val="Normal"/>
    <w:next w:val="Normal"/>
    <w:link w:val="IntenseQuoteChar"/>
    <w:uiPriority w:val="30"/>
    <w:qFormat/>
    <w:rsid w:val="00B34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D19"/>
    <w:rPr>
      <w:i/>
      <w:iCs/>
      <w:color w:val="0F4761" w:themeColor="accent1" w:themeShade="BF"/>
    </w:rPr>
  </w:style>
  <w:style w:type="character" w:styleId="IntenseReference">
    <w:name w:val="Intense Reference"/>
    <w:basedOn w:val="DefaultParagraphFont"/>
    <w:uiPriority w:val="32"/>
    <w:qFormat/>
    <w:rsid w:val="00B34D19"/>
    <w:rPr>
      <w:b/>
      <w:bCs/>
      <w:smallCaps/>
      <w:color w:val="0F4761" w:themeColor="accent1" w:themeShade="BF"/>
      <w:spacing w:val="5"/>
    </w:rPr>
  </w:style>
  <w:style w:type="table" w:styleId="TableGrid">
    <w:name w:val="Table Grid"/>
    <w:basedOn w:val="TableNormal"/>
    <w:uiPriority w:val="39"/>
    <w:rsid w:val="00B34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0F36"/>
    <w:rPr>
      <w:color w:val="467886" w:themeColor="hyperlink"/>
      <w:u w:val="single"/>
    </w:rPr>
  </w:style>
  <w:style w:type="character" w:styleId="UnresolvedMention">
    <w:name w:val="Unresolved Mention"/>
    <w:basedOn w:val="DefaultParagraphFont"/>
    <w:uiPriority w:val="99"/>
    <w:semiHidden/>
    <w:unhideWhenUsed/>
    <w:rsid w:val="00FA0F36"/>
    <w:rPr>
      <w:color w:val="605E5C"/>
      <w:shd w:val="clear" w:color="auto" w:fill="E1DFDD"/>
    </w:rPr>
  </w:style>
  <w:style w:type="character" w:styleId="FollowedHyperlink">
    <w:name w:val="FollowedHyperlink"/>
    <w:basedOn w:val="DefaultParagraphFont"/>
    <w:uiPriority w:val="99"/>
    <w:semiHidden/>
    <w:unhideWhenUsed/>
    <w:rsid w:val="00FA0F36"/>
    <w:rPr>
      <w:color w:val="96607D" w:themeColor="followedHyperlink"/>
      <w:u w:val="single"/>
    </w:rPr>
  </w:style>
  <w:style w:type="paragraph" w:styleId="Footer">
    <w:name w:val="footer"/>
    <w:basedOn w:val="Normal"/>
    <w:link w:val="FooterChar"/>
    <w:uiPriority w:val="99"/>
    <w:unhideWhenUsed/>
    <w:rsid w:val="00777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76B1"/>
  </w:style>
  <w:style w:type="paragraph" w:styleId="CommentText">
    <w:name w:val="annotation text"/>
    <w:basedOn w:val="Normal"/>
    <w:link w:val="CommentTextChar"/>
    <w:uiPriority w:val="99"/>
    <w:unhideWhenUsed/>
    <w:rsid w:val="008B60CF"/>
    <w:pPr>
      <w:spacing w:line="240" w:lineRule="auto"/>
    </w:pPr>
    <w:rPr>
      <w:rFonts w:eastAsiaTheme="minorEastAsia" w:cs="Times New Roman"/>
      <w:sz w:val="20"/>
      <w:szCs w:val="20"/>
      <w:lang w:eastAsia="en-AU"/>
      <w14:ligatures w14:val="none"/>
    </w:rPr>
  </w:style>
  <w:style w:type="character" w:customStyle="1" w:styleId="CommentTextChar">
    <w:name w:val="Comment Text Char"/>
    <w:basedOn w:val="DefaultParagraphFont"/>
    <w:link w:val="CommentText"/>
    <w:uiPriority w:val="99"/>
    <w:rsid w:val="008B60CF"/>
    <w:rPr>
      <w:rFonts w:eastAsiaTheme="minorEastAsia" w:cs="Times New Roman"/>
      <w:sz w:val="20"/>
      <w:szCs w:val="20"/>
      <w:lang w:eastAsia="en-AU"/>
      <w14:ligatures w14:val="none"/>
    </w:rPr>
  </w:style>
  <w:style w:type="character" w:styleId="CommentReference">
    <w:name w:val="annotation reference"/>
    <w:basedOn w:val="DefaultParagraphFont"/>
    <w:uiPriority w:val="99"/>
    <w:unhideWhenUsed/>
    <w:rsid w:val="008B60CF"/>
    <w:rPr>
      <w:rFonts w:ascii="Times New Roman" w:hAnsi="Times New Roman" w:cs="Times New Roman" w:hint="default"/>
      <w:sz w:val="16"/>
      <w:szCs w:val="16"/>
    </w:rPr>
  </w:style>
  <w:style w:type="character" w:styleId="Strong">
    <w:name w:val="Strong"/>
    <w:basedOn w:val="DefaultParagraphFont"/>
    <w:uiPriority w:val="22"/>
    <w:qFormat/>
    <w:rsid w:val="00393482"/>
    <w:rPr>
      <w:b/>
      <w:bCs/>
    </w:rPr>
  </w:style>
  <w:style w:type="paragraph" w:styleId="Header">
    <w:name w:val="header"/>
    <w:basedOn w:val="Normal"/>
    <w:link w:val="HeaderChar"/>
    <w:uiPriority w:val="99"/>
    <w:semiHidden/>
    <w:unhideWhenUsed/>
    <w:rsid w:val="002A777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A7770"/>
  </w:style>
  <w:style w:type="paragraph" w:styleId="CommentSubject">
    <w:name w:val="annotation subject"/>
    <w:basedOn w:val="CommentText"/>
    <w:next w:val="CommentText"/>
    <w:link w:val="CommentSubjectChar"/>
    <w:uiPriority w:val="99"/>
    <w:semiHidden/>
    <w:unhideWhenUsed/>
    <w:rsid w:val="00491356"/>
    <w:rPr>
      <w:rFonts w:eastAsiaTheme="minorHAnsi" w:cstheme="minorBidi"/>
      <w:b/>
      <w:bCs/>
      <w:lang w:eastAsia="en-US"/>
      <w14:ligatures w14:val="standardContextual"/>
    </w:rPr>
  </w:style>
  <w:style w:type="character" w:customStyle="1" w:styleId="CommentSubjectChar">
    <w:name w:val="Comment Subject Char"/>
    <w:basedOn w:val="CommentTextChar"/>
    <w:link w:val="CommentSubject"/>
    <w:uiPriority w:val="99"/>
    <w:semiHidden/>
    <w:rsid w:val="00491356"/>
    <w:rPr>
      <w:rFonts w:eastAsiaTheme="minorEastAsia" w:cs="Times New Roman"/>
      <w:b/>
      <w:bCs/>
      <w:sz w:val="20"/>
      <w:szCs w:val="20"/>
      <w:lang w:eastAsia="en-AU"/>
      <w14:ligatures w14:val="none"/>
    </w:rPr>
  </w:style>
  <w:style w:type="paragraph" w:styleId="Revision">
    <w:name w:val="Revision"/>
    <w:hidden/>
    <w:uiPriority w:val="99"/>
    <w:semiHidden/>
    <w:rsid w:val="00ED2BBA"/>
    <w:pPr>
      <w:spacing w:after="0" w:line="240" w:lineRule="auto"/>
    </w:pPr>
  </w:style>
  <w:style w:type="paragraph" w:styleId="NormalWeb">
    <w:name w:val="Normal (Web)"/>
    <w:basedOn w:val="Normal"/>
    <w:uiPriority w:val="99"/>
    <w:unhideWhenUsed/>
    <w:rsid w:val="00750B63"/>
    <w:pPr>
      <w:spacing w:before="100" w:beforeAutospacing="1" w:after="100" w:afterAutospacing="1" w:line="240" w:lineRule="auto"/>
    </w:pPr>
    <w:rPr>
      <w:rFonts w:ascii="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help.iinet.net.au/security-information" TargetMode="Externa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support.tpg.com.au/security-information" TargetMode="Externa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elp.iinet.net.au/financial-hardship-policy"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3.xml"/><Relationship Id="rId10" Type="http://schemas.openxmlformats.org/officeDocument/2006/relationships/hyperlink" Target="https://support.tpg.com.au/financial-hardship-policy" TargetMode="External"/><Relationship Id="rId19" Type="http://schemas.microsoft.com/office/2016/09/relationships/commentsIds" Target="commentsId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865AD6-84D1-4B8A-BC8A-EB2F3D5724A5}">
  <ds:schemaRefs>
    <ds:schemaRef ds:uri="http://schemas.microsoft.com/sharepoint/v3/contenttype/forms"/>
  </ds:schemaRefs>
</ds:datastoreItem>
</file>

<file path=customXml/itemProps2.xml><?xml version="1.0" encoding="utf-8"?>
<ds:datastoreItem xmlns:ds="http://schemas.openxmlformats.org/officeDocument/2006/customXml" ds:itemID="{207107A1-744C-421F-A36E-32572B1DEE61}">
  <ds:schemaRefs>
    <ds:schemaRef ds:uri="http://schemas.microsoft.com/office/2006/metadata/properties"/>
    <ds:schemaRef ds:uri="http://schemas.microsoft.com/office/infopath/2007/PartnerControls"/>
    <ds:schemaRef ds:uri="http://schemas.microsoft.com/sharepoint/v3"/>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9A8DEEDB-7194-4CFC-BD4D-CDAEFAE1D045}"/>
</file>

<file path=docProps/app.xml><?xml version="1.0" encoding="utf-8"?>
<Properties xmlns="http://schemas.openxmlformats.org/officeDocument/2006/extended-properties" xmlns:vt="http://schemas.openxmlformats.org/officeDocument/2006/docPropsVTypes">
  <Template>Normal</Template>
  <TotalTime>40</TotalTime>
  <Pages>47</Pages>
  <Words>7421</Words>
  <Characters>43047</Characters>
  <Application>Microsoft Office Word</Application>
  <DocSecurity>0</DocSecurity>
  <Lines>2049</Lines>
  <Paragraphs>1073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Zrno</dc:creator>
  <cp:keywords/>
  <dc:description/>
  <cp:lastModifiedBy>Gina Thompson</cp:lastModifiedBy>
  <cp:revision>23</cp:revision>
  <dcterms:created xsi:type="dcterms:W3CDTF">2026-03-10T00:51:00Z</dcterms:created>
  <dcterms:modified xsi:type="dcterms:W3CDTF">2026-03-10T07:09:00Z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3456898e,52d3c51,66fd0968</vt:lpwstr>
  </property>
  <property fmtid="{D5CDD505-2E9C-101B-9397-08002B2CF9AE}" pid="3" name="ClassificationContentMarkingFooterFontProps">
    <vt:lpwstr>#ff0000,10,Aptos</vt:lpwstr>
  </property>
  <property fmtid="{D5CDD505-2E9C-101B-9397-08002B2CF9AE}" pid="4" name="ClassificationContentMarkingFooterText">
    <vt:lpwstr>Confidential</vt:lpwstr>
  </property>
  <property fmtid="{D5CDD505-2E9C-101B-9397-08002B2CF9AE}" pid="5" name="MSIP_Label_7d9f76ac-c451-45d8-bdf0-9a412a8a92d4_Enabled">
    <vt:lpwstr>true</vt:lpwstr>
  </property>
  <property fmtid="{D5CDD505-2E9C-101B-9397-08002B2CF9AE}" pid="6" name="MSIP_Label_7d9f76ac-c451-45d8-bdf0-9a412a8a92d4_SetDate">
    <vt:lpwstr>2025-11-27T03:30:53Z</vt:lpwstr>
  </property>
  <property fmtid="{D5CDD505-2E9C-101B-9397-08002B2CF9AE}" pid="7" name="MSIP_Label_7d9f76ac-c451-45d8-bdf0-9a412a8a92d4_Method">
    <vt:lpwstr>Standard</vt:lpwstr>
  </property>
  <property fmtid="{D5CDD505-2E9C-101B-9397-08002B2CF9AE}" pid="8" name="MSIP_Label_7d9f76ac-c451-45d8-bdf0-9a412a8a92d4_Name">
    <vt:lpwstr>Confidential</vt:lpwstr>
  </property>
  <property fmtid="{D5CDD505-2E9C-101B-9397-08002B2CF9AE}" pid="9" name="MSIP_Label_7d9f76ac-c451-45d8-bdf0-9a412a8a92d4_SiteId">
    <vt:lpwstr>962eac56-3e0a-4f69-b806-ab958060d246</vt:lpwstr>
  </property>
  <property fmtid="{D5CDD505-2E9C-101B-9397-08002B2CF9AE}" pid="10" name="MSIP_Label_7d9f76ac-c451-45d8-bdf0-9a412a8a92d4_ActionId">
    <vt:lpwstr>3c7a1249-f534-4cac-ba8b-696e724f6ab1</vt:lpwstr>
  </property>
  <property fmtid="{D5CDD505-2E9C-101B-9397-08002B2CF9AE}" pid="11" name="MSIP_Label_7d9f76ac-c451-45d8-bdf0-9a412a8a92d4_ContentBits">
    <vt:lpwstr>2</vt:lpwstr>
  </property>
  <property fmtid="{D5CDD505-2E9C-101B-9397-08002B2CF9AE}" pid="12" name="MSIP_Label_7d9f76ac-c451-45d8-bdf0-9a412a8a92d4_Tag">
    <vt:lpwstr>10, 3, 0, 1</vt:lpwstr>
  </property>
  <property fmtid="{D5CDD505-2E9C-101B-9397-08002B2CF9AE}" pid="13" name="ContentTypeId">
    <vt:lpwstr>0x0101000226CFC10852C341B33C577E9D20ABCF</vt:lpwstr>
  </property>
  <property fmtid="{D5CDD505-2E9C-101B-9397-08002B2CF9AE}" pid="14" name="MediaServiceImageTags">
    <vt:lpwstr/>
  </property>
</Properties>
</file>